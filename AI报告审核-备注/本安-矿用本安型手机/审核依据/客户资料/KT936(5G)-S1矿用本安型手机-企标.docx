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12F2C">
      <w:pPr>
        <w:pStyle w:val="40"/>
        <w:ind w:left="420"/>
        <w:rPr>
          <w:rFonts w:hint="eastAsia"/>
          <w:b w:val="0"/>
          <w:color w:val="auto"/>
          <w:sz w:val="84"/>
          <w:szCs w:val="84"/>
          <w:lang/>
        </w:rPr>
      </w:pPr>
      <w:bookmarkStart w:id="0" w:name="SectionMark0"/>
      <w:bookmarkStart w:id="1" w:name="_Toc234808965"/>
      <w:bookmarkStart w:id="111" w:name="_GoBack"/>
      <w:bookmarkEnd w:id="111"/>
      <w:r>
        <w:rPr>
          <w:rFonts w:hint="eastAsia"/>
          <w:b w:val="0"/>
          <w:color w:val="auto"/>
          <w:szCs w:val="96"/>
          <w:lang w:eastAsia="zh"/>
        </w:rPr>
        <w:t xml:space="preserve"> </w:t>
      </w:r>
      <w:r>
        <w:rPr>
          <w:b w:val="0"/>
          <w:color w:val="auto"/>
          <w:szCs w:val="96"/>
          <w:lang/>
        </w:rPr>
        <w:t>Q</w:t>
      </w:r>
      <w:r>
        <w:rPr>
          <w:rFonts w:hint="eastAsia"/>
          <w:b w:val="0"/>
          <w:color w:val="auto"/>
          <w:szCs w:val="96"/>
          <w:lang/>
        </w:rPr>
        <w:t>/JW</w:t>
      </w:r>
    </w:p>
    <w:p w14:paraId="0D7AC3CB">
      <w:pPr>
        <w:rPr>
          <w:rFonts w:hint="eastAsia"/>
          <w:color w:val="auto"/>
        </w:rPr>
      </w:pPr>
    </w:p>
    <w:p w14:paraId="7E73D5E1">
      <w:pPr>
        <w:pStyle w:val="54"/>
        <w:jc w:val="both"/>
        <w:rPr>
          <w:rFonts w:hint="eastAsia"/>
          <w:color w:val="auto"/>
        </w:rPr>
      </w:pPr>
      <w:r>
        <w:rPr>
          <w:rFonts w:hint="eastAsia"/>
          <w:color w:val="auto"/>
          <w:sz w:val="36"/>
          <w:szCs w:val="36"/>
        </w:rPr>
        <w:t>深圳市哲扬科技有限公司企业标准</w:t>
      </w:r>
    </w:p>
    <w:p w14:paraId="6BBA368E">
      <w:pPr>
        <w:pBdr>
          <w:bottom w:val="single" w:color="auto" w:sz="4" w:space="1"/>
        </w:pBdr>
        <w:wordWrap w:val="0"/>
        <w:spacing w:line="360" w:lineRule="exact"/>
        <w:jc w:val="right"/>
        <w:rPr>
          <w:rFonts w:hint="eastAsia" w:ascii="宋体" w:hAnsi="宋体" w:cs="宋体"/>
          <w:b/>
          <w:bCs/>
          <w:color w:val="auto"/>
          <w:sz w:val="28"/>
          <w:szCs w:val="28"/>
        </w:rPr>
      </w:pPr>
    </w:p>
    <w:p w14:paraId="44730B4B">
      <w:pPr>
        <w:pBdr>
          <w:bottom w:val="single" w:color="auto" w:sz="4" w:space="1"/>
        </w:pBdr>
        <w:spacing w:line="360" w:lineRule="exact"/>
        <w:jc w:val="right"/>
        <w:rPr>
          <w:rFonts w:hint="eastAsia" w:ascii="宋体" w:hAnsi="宋体" w:cs="宋体"/>
          <w:b/>
          <w:bCs/>
          <w:color w:val="auto"/>
          <w:sz w:val="28"/>
          <w:szCs w:val="28"/>
        </w:rPr>
      </w:pPr>
    </w:p>
    <w:p w14:paraId="367C2270">
      <w:pPr>
        <w:pBdr>
          <w:bottom w:val="single" w:color="auto" w:sz="4" w:space="1"/>
        </w:pBdr>
        <w:spacing w:line="360" w:lineRule="exact"/>
        <w:jc w:val="right"/>
        <w:rPr>
          <w:rFonts w:hint="eastAsia" w:ascii="黑体" w:hAnsi="宋体" w:eastAsia="黑体" w:cs="宋体"/>
          <w:bCs/>
          <w:color w:val="auto"/>
          <w:sz w:val="28"/>
          <w:szCs w:val="28"/>
          <w:lang w:eastAsia="zh-CN"/>
        </w:rPr>
      </w:pPr>
      <w:r>
        <w:rPr>
          <w:rFonts w:hint="eastAsia" w:ascii="微软雅黑" w:hAnsi="微软雅黑" w:eastAsia="微软雅黑" w:cs="微软雅黑"/>
          <w:b/>
          <w:bCs/>
          <w:color w:val="auto"/>
          <w:lang/>
        </w:rPr>
        <mc:AlternateContent>
          <mc:Choice Requires="wps">
            <w:drawing>
              <wp:anchor distT="0" distB="0" distL="114300" distR="114300" simplePos="0" relativeHeight="251661312" behindDoc="0" locked="0" layoutInCell="1" allowOverlap="1">
                <wp:simplePos x="0" y="0"/>
                <wp:positionH relativeFrom="column">
                  <wp:posOffset>-66675</wp:posOffset>
                </wp:positionH>
                <wp:positionV relativeFrom="paragraph">
                  <wp:posOffset>240030</wp:posOffset>
                </wp:positionV>
                <wp:extent cx="5534025" cy="0"/>
                <wp:effectExtent l="0" t="9525" r="13335" b="13335"/>
                <wp:wrapNone/>
                <wp:docPr id="3" name="直线 2"/>
                <wp:cNvGraphicFramePr/>
                <a:graphic xmlns:a="http://schemas.openxmlformats.org/drawingml/2006/main">
                  <a:graphicData uri="http://schemas.microsoft.com/office/word/2010/wordprocessingShape">
                    <wps:wsp>
                      <wps:cNvSpPr/>
                      <wps:spPr>
                        <a:xfrm flipV="1">
                          <a:off x="0" y="0"/>
                          <a:ext cx="553402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flip:y;margin-left:-5.25pt;margin-top:18.9pt;height:0pt;width:435.75pt;z-index:251661312;mso-width-relative:page;mso-height-relative:page;" filled="f" stroked="t" coordsize="21600,21600" o:gfxdata="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e7Ep/WAAAACQEAAA8AAAAAAAAAAQAgAAAAIgAAAGRycy9kb3ducmV2LnhtbFBLAQIUABQAAAAI&#10;AIdO4kBW0gJr7wEAAOYDAAAOAAAAAAAAAAEAIAAAACUBAABkcnMvZTJvRG9jLnhtbFBLBQYAAAAA&#10;BgAGAFkBAACGBQAAAAA=&#10;">
                <v:fill on="f" focussize="0,0"/>
                <v:stroke weight="1.5pt" color="#000000" joinstyle="round"/>
                <v:imagedata o:title=""/>
                <o:lock v:ext="edit" aspectratio="f"/>
              </v:line>
            </w:pict>
          </mc:Fallback>
        </mc:AlternateContent>
      </w:r>
      <w:r>
        <w:rPr>
          <w:rFonts w:hint="eastAsia" w:ascii="宋体" w:hAnsi="宋体" w:cs="宋体"/>
          <w:b/>
          <w:bCs/>
          <w:color w:val="auto"/>
          <w:sz w:val="28"/>
          <w:szCs w:val="28"/>
        </w:rPr>
        <w:t xml:space="preserve">  </w:t>
      </w:r>
      <w:r>
        <w:rPr>
          <w:rFonts w:hint="eastAsia" w:ascii="黑体" w:hAnsi="宋体" w:eastAsia="黑体" w:cs="宋体"/>
          <w:bCs/>
          <w:color w:val="auto"/>
          <w:sz w:val="28"/>
          <w:szCs w:val="28"/>
        </w:rPr>
        <w:t>Q/JW</w:t>
      </w:r>
      <w:r>
        <w:rPr>
          <w:rFonts w:hint="eastAsia" w:ascii="黑体" w:hAnsi="宋体" w:eastAsia="黑体" w:cs="宋体"/>
          <w:bCs/>
          <w:color w:val="auto"/>
          <w:sz w:val="28"/>
          <w:szCs w:val="28"/>
          <w:lang w:val="en-US" w:eastAsia="zh-CN"/>
        </w:rPr>
        <w:t>7</w:t>
      </w:r>
      <w:r>
        <w:rPr>
          <w:rFonts w:hint="eastAsia" w:ascii="黑体" w:hAnsi="宋体" w:eastAsia="黑体" w:cs="宋体"/>
          <w:bCs/>
          <w:color w:val="auto"/>
          <w:sz w:val="28"/>
          <w:szCs w:val="28"/>
        </w:rPr>
        <w:t>.</w:t>
      </w:r>
      <w:r>
        <w:rPr>
          <w:rFonts w:hint="eastAsia" w:ascii="黑体" w:hAnsi="宋体" w:eastAsia="黑体" w:cs="宋体"/>
          <w:bCs/>
          <w:color w:val="auto"/>
          <w:sz w:val="28"/>
          <w:szCs w:val="28"/>
          <w:lang w:val="en-US" w:eastAsia="zh-CN"/>
        </w:rPr>
        <w:t>1</w:t>
      </w:r>
      <w:r>
        <w:rPr>
          <w:rFonts w:hint="eastAsia" w:ascii="黑体" w:hAnsi="宋体" w:eastAsia="黑体" w:cs="宋体"/>
          <w:bCs/>
          <w:color w:val="auto"/>
          <w:sz w:val="28"/>
          <w:szCs w:val="28"/>
        </w:rPr>
        <w:t>-202</w:t>
      </w:r>
      <w:r>
        <w:rPr>
          <w:rFonts w:hint="eastAsia" w:ascii="黑体" w:hAnsi="宋体" w:eastAsia="黑体" w:cs="宋体"/>
          <w:bCs/>
          <w:color w:val="auto"/>
          <w:sz w:val="28"/>
          <w:szCs w:val="28"/>
          <w:lang w:val="en-US" w:eastAsia="zh-CN"/>
        </w:rPr>
        <w:t>5</w:t>
      </w:r>
    </w:p>
    <w:p w14:paraId="7290726B">
      <w:pPr>
        <w:spacing w:line="360" w:lineRule="exact"/>
        <w:rPr>
          <w:rFonts w:hint="eastAsia"/>
          <w:color w:val="auto"/>
          <w:sz w:val="24"/>
        </w:rPr>
      </w:pPr>
    </w:p>
    <w:p w14:paraId="7702F918">
      <w:pPr>
        <w:spacing w:line="360" w:lineRule="exact"/>
        <w:rPr>
          <w:rFonts w:hint="eastAsia"/>
          <w:color w:val="auto"/>
          <w:sz w:val="24"/>
        </w:rPr>
      </w:pPr>
    </w:p>
    <w:p w14:paraId="67A57E34">
      <w:pPr>
        <w:spacing w:line="360" w:lineRule="exact"/>
        <w:rPr>
          <w:rFonts w:hint="eastAsia"/>
          <w:color w:val="auto"/>
          <w:sz w:val="24"/>
        </w:rPr>
      </w:pPr>
    </w:p>
    <w:p w14:paraId="6980E540">
      <w:pPr>
        <w:spacing w:line="360" w:lineRule="exact"/>
        <w:rPr>
          <w:rFonts w:hint="eastAsia"/>
          <w:color w:val="auto"/>
          <w:sz w:val="24"/>
        </w:rPr>
      </w:pPr>
      <w:r>
        <w:rPr>
          <w:rFonts w:hint="eastAsia"/>
          <w:color w:val="auto"/>
          <w:sz w:val="24"/>
          <w:lang/>
        </w:rPr>
        <mc:AlternateContent>
          <mc:Choice Requires="wps">
            <w:drawing>
              <wp:anchor distT="0" distB="0" distL="114300" distR="114300" simplePos="0" relativeHeight="251662336" behindDoc="0" locked="1" layoutInCell="1" allowOverlap="1">
                <wp:simplePos x="0" y="0"/>
                <wp:positionH relativeFrom="margin">
                  <wp:posOffset>-133350</wp:posOffset>
                </wp:positionH>
                <wp:positionV relativeFrom="margin">
                  <wp:posOffset>708660</wp:posOffset>
                </wp:positionV>
                <wp:extent cx="5857875" cy="757555"/>
                <wp:effectExtent l="0" t="0" r="9525" b="4445"/>
                <wp:wrapNone/>
                <wp:docPr id="4" name="fmFrame2"/>
                <wp:cNvGraphicFramePr/>
                <a:graphic xmlns:a="http://schemas.openxmlformats.org/drawingml/2006/main">
                  <a:graphicData uri="http://schemas.microsoft.com/office/word/2010/wordprocessingShape">
                    <wps:wsp>
                      <wps:cNvSpPr txBox="1"/>
                      <wps:spPr>
                        <a:xfrm>
                          <a:off x="0" y="0"/>
                          <a:ext cx="5857875" cy="757555"/>
                        </a:xfrm>
                        <a:prstGeom prst="rect">
                          <a:avLst/>
                        </a:prstGeom>
                        <a:solidFill>
                          <a:srgbClr val="FFFFFF"/>
                        </a:solidFill>
                        <a:ln>
                          <a:noFill/>
                        </a:ln>
                      </wps:spPr>
                      <wps:txbx>
                        <w:txbxContent>
                          <w:p w14:paraId="6BF27169">
                            <w:pPr>
                              <w:pStyle w:val="54"/>
                              <w:spacing w:line="240" w:lineRule="atLeast"/>
                              <w:jc w:val="center"/>
                              <w:rPr>
                                <w:rFonts w:hint="eastAsia" w:eastAsia="黑体"/>
                                <w:spacing w:val="64"/>
                                <w:sz w:val="48"/>
                                <w:szCs w:val="48"/>
                                <w:lang w:eastAsia="zh-CN"/>
                              </w:rPr>
                            </w:pPr>
                            <w:r>
                              <w:rPr>
                                <w:rFonts w:hint="eastAsia"/>
                                <w:spacing w:val="64"/>
                                <w:sz w:val="48"/>
                                <w:szCs w:val="48"/>
                                <w:lang w:eastAsia="zh-CN"/>
                              </w:rPr>
                              <w:t>煤科（北京）检测技术有限公司</w:t>
                            </w:r>
                          </w:p>
                          <w:p w14:paraId="530EA213">
                            <w:pPr>
                              <w:pStyle w:val="54"/>
                              <w:spacing w:line="240" w:lineRule="atLeast"/>
                              <w:jc w:val="center"/>
                              <w:rPr>
                                <w:spacing w:val="30"/>
                                <w:sz w:val="48"/>
                                <w:szCs w:val="48"/>
                              </w:rPr>
                            </w:pPr>
                            <w:r>
                              <w:rPr>
                                <w:rFonts w:hint="eastAsia"/>
                                <w:spacing w:val="64"/>
                                <w:sz w:val="48"/>
                                <w:szCs w:val="48"/>
                              </w:rPr>
                              <w:t>企业标准</w:t>
                            </w:r>
                          </w:p>
                        </w:txbxContent>
                      </wps:txbx>
                      <wps:bodyPr wrap="square" lIns="0" tIns="0" rIns="0" bIns="0" upright="1"/>
                    </wps:wsp>
                  </a:graphicData>
                </a:graphic>
              </wp:anchor>
            </w:drawing>
          </mc:Choice>
          <mc:Fallback>
            <w:pict>
              <v:shape id="fmFrame2" o:spid="_x0000_s1026" o:spt="202" type="#_x0000_t202" style="position:absolute;left:0pt;margin-left:-10.5pt;margin-top:55.8pt;height:59.65pt;width:461.25pt;mso-position-horizontal-relative:margin;mso-position-vertical-relative:margin;z-index:251662336;mso-width-relative:page;mso-height-relative:page;" fillcolor="#FFFFFF" filled="t" stroked="f" coordsize="21600,21600" o:gfxdata="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NAodNkAAAALAQAADwAAAAAAAAABACAAAAAiAAAAZHJzL2Rv&#10;d25yZXYueG1sUEsBAhQAFAAAAAgAh07iQI8s5gjHAQAApgMAAA4AAAAAAAAAAQAgAAAAKAEAAGRy&#10;cy9lMm9Eb2MueG1sUEsFBgAAAAAGAAYAWQEAAGEFAAAAAA==&#10;">
                <v:fill on="t" focussize="0,0"/>
                <v:stroke on="f"/>
                <v:imagedata o:title=""/>
                <o:lock v:ext="edit" aspectratio="f"/>
                <v:textbox inset="0mm,0mm,0mm,0mm">
                  <w:txbxContent>
                    <w:p w14:paraId="6BF27169">
                      <w:pPr>
                        <w:pStyle w:val="54"/>
                        <w:spacing w:line="240" w:lineRule="atLeast"/>
                        <w:jc w:val="center"/>
                        <w:rPr>
                          <w:rFonts w:hint="eastAsia" w:eastAsia="黑体"/>
                          <w:spacing w:val="64"/>
                          <w:sz w:val="48"/>
                          <w:szCs w:val="48"/>
                          <w:lang w:eastAsia="zh-CN"/>
                        </w:rPr>
                      </w:pPr>
                      <w:r>
                        <w:rPr>
                          <w:rFonts w:hint="eastAsia"/>
                          <w:spacing w:val="64"/>
                          <w:sz w:val="48"/>
                          <w:szCs w:val="48"/>
                          <w:lang w:eastAsia="zh-CN"/>
                        </w:rPr>
                        <w:t>煤科（北京）检测技术有限公司</w:t>
                      </w:r>
                    </w:p>
                    <w:p w14:paraId="530EA213">
                      <w:pPr>
                        <w:pStyle w:val="54"/>
                        <w:spacing w:line="240" w:lineRule="atLeast"/>
                        <w:jc w:val="center"/>
                        <w:rPr>
                          <w:spacing w:val="30"/>
                          <w:sz w:val="48"/>
                          <w:szCs w:val="48"/>
                        </w:rPr>
                      </w:pPr>
                      <w:r>
                        <w:rPr>
                          <w:rFonts w:hint="eastAsia"/>
                          <w:spacing w:val="64"/>
                          <w:sz w:val="48"/>
                          <w:szCs w:val="48"/>
                        </w:rPr>
                        <w:t>企业标准</w:t>
                      </w:r>
                    </w:p>
                  </w:txbxContent>
                </v:textbox>
                <w10:anchorlock/>
              </v:shape>
            </w:pict>
          </mc:Fallback>
        </mc:AlternateContent>
      </w:r>
    </w:p>
    <w:p w14:paraId="2AC33C5E">
      <w:pPr>
        <w:spacing w:line="360" w:lineRule="exact"/>
        <w:rPr>
          <w:rFonts w:hint="eastAsia"/>
          <w:color w:val="auto"/>
          <w:sz w:val="24"/>
        </w:rPr>
      </w:pPr>
    </w:p>
    <w:p w14:paraId="6DF75B5C">
      <w:pPr>
        <w:spacing w:line="360" w:lineRule="exact"/>
        <w:rPr>
          <w:rFonts w:hint="eastAsia"/>
          <w:color w:val="auto"/>
          <w:sz w:val="24"/>
        </w:rPr>
      </w:pPr>
    </w:p>
    <w:p w14:paraId="220CCC5D">
      <w:pPr>
        <w:spacing w:line="360" w:lineRule="exact"/>
        <w:rPr>
          <w:rFonts w:hint="eastAsia"/>
          <w:color w:val="auto"/>
          <w:sz w:val="24"/>
        </w:rPr>
      </w:pPr>
    </w:p>
    <w:p w14:paraId="3E32A7D9">
      <w:pPr>
        <w:spacing w:line="360" w:lineRule="exact"/>
        <w:rPr>
          <w:rFonts w:hint="eastAsia"/>
          <w:color w:val="auto"/>
          <w:sz w:val="24"/>
        </w:rPr>
      </w:pPr>
    </w:p>
    <w:p w14:paraId="5443C76F">
      <w:pPr>
        <w:pStyle w:val="57"/>
        <w:rPr>
          <w:rFonts w:hint="eastAsia" w:hAnsi="微软雅黑" w:cs="微软雅黑"/>
          <w:bCs/>
          <w:color w:val="auto"/>
        </w:rPr>
      </w:pPr>
      <w:commentRangeStart w:id="0"/>
      <w:r>
        <w:rPr>
          <w:rFonts w:hint="eastAsia" w:hAnsi="微软雅黑" w:cs="微软雅黑"/>
          <w:bCs/>
          <w:color w:val="auto"/>
          <w:lang w:eastAsia="zh-CN"/>
        </w:rPr>
        <w:t>KT</w:t>
      </w:r>
      <w:r>
        <w:rPr>
          <w:rFonts w:hint="eastAsia" w:hAnsi="微软雅黑" w:cs="微软雅黑"/>
          <w:bCs/>
          <w:color w:val="auto"/>
          <w:lang w:val="en-US" w:eastAsia="zh-CN"/>
        </w:rPr>
        <w:t>936(5G)</w:t>
      </w:r>
      <w:r>
        <w:rPr>
          <w:rFonts w:hint="eastAsia" w:hAnsi="微软雅黑" w:cs="微软雅黑"/>
          <w:bCs/>
          <w:color w:val="auto"/>
          <w:lang w:eastAsia="zh-CN"/>
        </w:rPr>
        <w:t>-S</w:t>
      </w:r>
      <w:r>
        <w:rPr>
          <w:rFonts w:hint="eastAsia" w:hAnsi="微软雅黑" w:cs="微软雅黑"/>
          <w:bCs/>
          <w:color w:val="auto"/>
          <w:lang w:val="en-US" w:eastAsia="zh-CN"/>
        </w:rPr>
        <w:t>1</w:t>
      </w:r>
      <w:commentRangeEnd w:id="0"/>
      <w:r>
        <w:rPr>
          <w:color w:val="auto"/>
        </w:rPr>
        <w:commentReference w:id="0"/>
      </w:r>
      <w:commentRangeStart w:id="1"/>
      <w:r>
        <w:rPr>
          <w:rFonts w:hint="eastAsia" w:hAnsi="微软雅黑" w:cs="微软雅黑"/>
          <w:bCs/>
          <w:color w:val="auto"/>
        </w:rPr>
        <w:t>矿用本安型手机</w:t>
      </w:r>
      <w:commentRangeEnd w:id="1"/>
      <w:r>
        <w:rPr>
          <w:color w:val="auto"/>
        </w:rPr>
        <w:commentReference w:id="1"/>
      </w:r>
    </w:p>
    <w:p w14:paraId="5A4004BF">
      <w:pPr>
        <w:pStyle w:val="57"/>
        <w:rPr>
          <w:rFonts w:hint="eastAsia" w:ascii="微软雅黑" w:hAnsi="微软雅黑" w:eastAsia="微软雅黑" w:cs="微软雅黑"/>
          <w:b/>
          <w:bCs/>
          <w:color w:val="auto"/>
        </w:rPr>
      </w:pPr>
    </w:p>
    <w:p w14:paraId="40009BFD">
      <w:pPr>
        <w:pStyle w:val="57"/>
        <w:rPr>
          <w:rFonts w:hint="eastAsia" w:ascii="微软雅黑" w:hAnsi="微软雅黑" w:eastAsia="微软雅黑" w:cs="微软雅黑"/>
          <w:b/>
          <w:bCs/>
          <w:color w:val="auto"/>
        </w:rPr>
      </w:pPr>
    </w:p>
    <w:p w14:paraId="62AEB8B2">
      <w:pPr>
        <w:pStyle w:val="57"/>
        <w:rPr>
          <w:rFonts w:hint="eastAsia" w:ascii="微软雅黑" w:hAnsi="微软雅黑" w:eastAsia="微软雅黑" w:cs="微软雅黑"/>
          <w:b/>
          <w:bCs/>
          <w:color w:val="auto"/>
        </w:rPr>
      </w:pPr>
    </w:p>
    <w:p w14:paraId="07E408F2">
      <w:pPr>
        <w:pStyle w:val="57"/>
        <w:rPr>
          <w:rFonts w:hint="eastAsia" w:ascii="微软雅黑" w:hAnsi="微软雅黑" w:eastAsia="微软雅黑" w:cs="微软雅黑"/>
          <w:b/>
          <w:bCs/>
          <w:color w:val="auto"/>
        </w:rPr>
      </w:pPr>
    </w:p>
    <w:p w14:paraId="0F003328">
      <w:pPr>
        <w:pStyle w:val="57"/>
        <w:rPr>
          <w:rFonts w:hint="eastAsia" w:ascii="微软雅黑" w:hAnsi="微软雅黑" w:eastAsia="微软雅黑" w:cs="微软雅黑"/>
          <w:b/>
          <w:bCs/>
          <w:color w:val="auto"/>
        </w:rPr>
      </w:pPr>
    </w:p>
    <w:p w14:paraId="268898CE">
      <w:pPr>
        <w:pStyle w:val="57"/>
        <w:jc w:val="both"/>
        <w:rPr>
          <w:rFonts w:hint="eastAsia" w:ascii="宋体" w:hAnsi="宋体" w:eastAsia="宋体" w:cs="宋体"/>
          <w:b/>
          <w:bCs/>
          <w:color w:val="auto"/>
          <w:sz w:val="24"/>
          <w:szCs w:val="24"/>
        </w:rPr>
      </w:pPr>
    </w:p>
    <w:p w14:paraId="27E887AD">
      <w:pPr>
        <w:pStyle w:val="57"/>
        <w:jc w:val="both"/>
        <w:rPr>
          <w:rFonts w:hint="eastAsia" w:ascii="宋体" w:hAnsi="宋体" w:eastAsia="宋体" w:cs="宋体"/>
          <w:b/>
          <w:bCs/>
          <w:color w:val="auto"/>
          <w:sz w:val="24"/>
          <w:szCs w:val="24"/>
        </w:rPr>
      </w:pPr>
    </w:p>
    <w:p w14:paraId="58D5E3D2">
      <w:pPr>
        <w:rPr>
          <w:rFonts w:hint="eastAsia" w:ascii="宋体" w:hAnsi="宋体" w:cs="宋体"/>
          <w:b/>
          <w:color w:val="auto"/>
          <w:sz w:val="30"/>
          <w:u w:val="single"/>
        </w:rPr>
      </w:pPr>
    </w:p>
    <w:p w14:paraId="1416603F">
      <w:pPr>
        <w:rPr>
          <w:rFonts w:hint="eastAsia" w:ascii="宋体" w:hAnsi="宋体" w:cs="宋体"/>
          <w:b/>
          <w:color w:val="auto"/>
          <w:sz w:val="30"/>
          <w:u w:val="single"/>
        </w:rPr>
      </w:pPr>
    </w:p>
    <w:p w14:paraId="071A3AE5">
      <w:pPr>
        <w:rPr>
          <w:rFonts w:hint="eastAsia" w:ascii="黑体" w:hAnsi="宋体" w:eastAsia="黑体" w:cs="宋体"/>
          <w:color w:val="auto"/>
          <w:sz w:val="28"/>
          <w:szCs w:val="28"/>
        </w:rPr>
      </w:pPr>
      <w:bookmarkStart w:id="2" w:name="_Hlk92465617"/>
      <w:r>
        <w:rPr>
          <w:rFonts w:hint="eastAsia" w:ascii="黑体" w:hAnsi="宋体" w:eastAsia="黑体" w:cs="宋体"/>
          <w:color w:val="auto"/>
          <w:sz w:val="28"/>
          <w:szCs w:val="28"/>
        </w:rPr>
        <w:t>202</w:t>
      </w:r>
      <w:r>
        <w:rPr>
          <w:rFonts w:hint="eastAsia" w:ascii="黑体" w:hAnsi="宋体" w:eastAsia="黑体" w:cs="宋体"/>
          <w:color w:val="auto"/>
          <w:sz w:val="28"/>
          <w:szCs w:val="28"/>
          <w:lang w:val="en-US" w:eastAsia="zh-CN"/>
        </w:rPr>
        <w:t>5</w:t>
      </w:r>
      <w:r>
        <w:rPr>
          <w:rFonts w:hint="eastAsia" w:ascii="黑体" w:hAnsi="宋体" w:eastAsia="黑体" w:cs="宋体"/>
          <w:color w:val="auto"/>
          <w:sz w:val="28"/>
          <w:szCs w:val="28"/>
        </w:rPr>
        <w:t>-</w:t>
      </w:r>
      <w:r>
        <w:rPr>
          <w:rFonts w:ascii="黑体" w:hAnsi="宋体" w:eastAsia="黑体" w:cs="宋体"/>
          <w:color w:val="auto"/>
          <w:sz w:val="28"/>
          <w:szCs w:val="28"/>
        </w:rPr>
        <w:t>0</w:t>
      </w:r>
      <w:r>
        <w:rPr>
          <w:rFonts w:hint="eastAsia" w:ascii="黑体" w:hAnsi="宋体" w:eastAsia="黑体" w:cs="宋体"/>
          <w:color w:val="auto"/>
          <w:sz w:val="28"/>
          <w:szCs w:val="28"/>
          <w:lang w:val="en-US" w:eastAsia="zh-CN"/>
        </w:rPr>
        <w:t>1</w:t>
      </w:r>
      <w:r>
        <w:rPr>
          <w:rFonts w:hint="eastAsia" w:ascii="黑体" w:hAnsi="宋体" w:eastAsia="黑体" w:cs="宋体"/>
          <w:color w:val="auto"/>
          <w:sz w:val="28"/>
          <w:szCs w:val="28"/>
        </w:rPr>
        <w:t>-</w:t>
      </w:r>
      <w:bookmarkEnd w:id="2"/>
      <w:r>
        <w:rPr>
          <w:rFonts w:hint="eastAsia" w:ascii="黑体" w:hAnsi="宋体" w:eastAsia="黑体" w:cs="宋体"/>
          <w:color w:val="auto"/>
          <w:sz w:val="28"/>
          <w:szCs w:val="28"/>
          <w:lang w:val="en-US" w:eastAsia="zh-CN"/>
        </w:rPr>
        <w:t>07</w:t>
      </w:r>
      <w:r>
        <w:rPr>
          <w:rFonts w:hint="eastAsia" w:ascii="黑体" w:hAnsi="宋体" w:eastAsia="黑体" w:cs="宋体"/>
          <w:color w:val="auto"/>
          <w:sz w:val="28"/>
          <w:szCs w:val="28"/>
        </w:rPr>
        <w:t>发布                              202</w:t>
      </w:r>
      <w:r>
        <w:rPr>
          <w:rFonts w:hint="eastAsia" w:ascii="黑体" w:hAnsi="宋体" w:eastAsia="黑体" w:cs="宋体"/>
          <w:color w:val="auto"/>
          <w:sz w:val="28"/>
          <w:szCs w:val="28"/>
          <w:lang w:val="en-US" w:eastAsia="zh-CN"/>
        </w:rPr>
        <w:t>5</w:t>
      </w:r>
      <w:r>
        <w:rPr>
          <w:rFonts w:hint="eastAsia" w:ascii="黑体" w:hAnsi="宋体" w:eastAsia="黑体" w:cs="宋体"/>
          <w:color w:val="auto"/>
          <w:sz w:val="28"/>
          <w:szCs w:val="28"/>
        </w:rPr>
        <w:t>-</w:t>
      </w:r>
      <w:r>
        <w:rPr>
          <w:rFonts w:ascii="黑体" w:hAnsi="宋体" w:eastAsia="黑体" w:cs="宋体"/>
          <w:color w:val="auto"/>
          <w:sz w:val="28"/>
          <w:szCs w:val="28"/>
        </w:rPr>
        <w:t>0</w:t>
      </w:r>
      <w:r>
        <w:rPr>
          <w:rFonts w:hint="eastAsia" w:ascii="黑体" w:hAnsi="宋体" w:eastAsia="黑体" w:cs="宋体"/>
          <w:color w:val="auto"/>
          <w:sz w:val="28"/>
          <w:szCs w:val="28"/>
          <w:lang w:val="en-US" w:eastAsia="zh-CN"/>
        </w:rPr>
        <w:t>1</w:t>
      </w:r>
      <w:r>
        <w:rPr>
          <w:rFonts w:hint="eastAsia" w:ascii="黑体" w:hAnsi="宋体" w:eastAsia="黑体" w:cs="宋体"/>
          <w:color w:val="auto"/>
          <w:sz w:val="28"/>
          <w:szCs w:val="28"/>
        </w:rPr>
        <w:t>-</w:t>
      </w:r>
      <w:r>
        <w:rPr>
          <w:rFonts w:hint="eastAsia" w:ascii="黑体" w:hAnsi="宋体" w:eastAsia="黑体" w:cs="宋体"/>
          <w:color w:val="auto"/>
          <w:sz w:val="28"/>
          <w:szCs w:val="28"/>
          <w:lang w:val="en-US" w:eastAsia="zh-CN"/>
        </w:rPr>
        <w:t>07</w:t>
      </w:r>
      <w:r>
        <w:rPr>
          <w:rFonts w:hint="eastAsia" w:ascii="黑体" w:hAnsi="宋体" w:eastAsia="黑体" w:cs="宋体"/>
          <w:color w:val="auto"/>
          <w:sz w:val="28"/>
          <w:szCs w:val="28"/>
        </w:rPr>
        <w:t xml:space="preserve">实施 </w:t>
      </w:r>
    </w:p>
    <w:p w14:paraId="0DD8989E">
      <w:pPr>
        <w:ind w:left="420"/>
        <w:jc w:val="center"/>
        <w:rPr>
          <w:rFonts w:hint="eastAsia" w:ascii="宋体" w:hAnsi="宋体" w:cs="宋体"/>
          <w:b/>
          <w:color w:val="auto"/>
          <w:sz w:val="32"/>
        </w:rPr>
      </w:pPr>
      <w:r>
        <w:rPr>
          <w:rFonts w:hint="eastAsia" w:ascii="黑体" w:hAnsi="宋体" w:eastAsia="黑体"/>
          <w:bCs/>
          <w:color w:val="auto"/>
          <w:w w:val="135"/>
          <w:sz w:val="28"/>
          <w:szCs w:val="28"/>
        </w:rPr>
        <mc:AlternateContent>
          <mc:Choice Requires="wps">
            <w:drawing>
              <wp:anchor distT="0" distB="0" distL="114300" distR="114300" simplePos="0" relativeHeight="251660288" behindDoc="0" locked="0" layoutInCell="1" allowOverlap="1">
                <wp:simplePos x="0" y="0"/>
                <wp:positionH relativeFrom="column">
                  <wp:posOffset>-68580</wp:posOffset>
                </wp:positionH>
                <wp:positionV relativeFrom="paragraph">
                  <wp:posOffset>10160</wp:posOffset>
                </wp:positionV>
                <wp:extent cx="5400675" cy="0"/>
                <wp:effectExtent l="0" t="9525" r="9525" b="13335"/>
                <wp:wrapNone/>
                <wp:docPr id="2" name="直线 3"/>
                <wp:cNvGraphicFramePr/>
                <a:graphic xmlns:a="http://schemas.openxmlformats.org/drawingml/2006/main">
                  <a:graphicData uri="http://schemas.microsoft.com/office/word/2010/wordprocessingShape">
                    <wps:wsp>
                      <wps:cNvSpPr/>
                      <wps:spPr>
                        <a:xfrm flipV="1">
                          <a:off x="0" y="0"/>
                          <a:ext cx="540067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flip:y;margin-left:-5.4pt;margin-top:0.8pt;height:0pt;width:425.25pt;z-index:251660288;mso-width-relative:page;mso-height-relative:page;" filled="f" stroked="t" coordsize="21600,21600" o:gfxdata="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j+e&#10;WNMAAAAHAQAADwAAAAAAAAABACAAAAAiAAAAZHJzL2Rvd25yZXYueG1sUEsBAhQAFAAAAAgAh07i&#10;QNKIQvPuAQAA5gMAAA4AAAAAAAAAAQAgAAAAIgEAAGRycy9lMm9Eb2MueG1sUEsFBgAAAAAGAAYA&#10;WQEAAIIFAAAAAA==&#10;">
                <v:fill on="f" focussize="0,0"/>
                <v:stroke weight="1.5pt" color="#000000" joinstyle="round"/>
                <v:imagedata o:title=""/>
                <o:lock v:ext="edit" aspectratio="f"/>
              </v:line>
            </w:pict>
          </mc:Fallback>
        </mc:AlternateContent>
      </w:r>
      <w:r>
        <w:rPr>
          <w:rFonts w:hint="eastAsia" w:ascii="黑体" w:hAnsi="宋体" w:eastAsia="黑体"/>
          <w:bCs/>
          <w:color w:val="auto"/>
          <w:w w:val="135"/>
          <w:sz w:val="28"/>
          <w:szCs w:val="28"/>
          <w:lang w:eastAsia="zh-CN"/>
        </w:rPr>
        <w:t>煤科（北京）检测技术有限公司</w:t>
      </w:r>
      <w:r>
        <w:rPr>
          <w:rFonts w:hint="eastAsia" w:ascii="宋体" w:hAnsi="宋体" w:cs="宋体"/>
          <w:b/>
          <w:color w:val="auto"/>
          <w:sz w:val="32"/>
        </w:rPr>
        <w:t xml:space="preserve">  </w:t>
      </w:r>
      <w:r>
        <w:rPr>
          <w:rFonts w:hint="eastAsia" w:ascii="黑体" w:hAnsi="宋体" w:eastAsia="黑体"/>
          <w:bCs/>
          <w:color w:val="auto"/>
          <w:sz w:val="28"/>
          <w:szCs w:val="28"/>
        </w:rPr>
        <w:t>发布</w:t>
      </w:r>
    </w:p>
    <w:p w14:paraId="4807B1A5">
      <w:pPr>
        <w:ind w:left="420"/>
        <w:jc w:val="center"/>
        <w:rPr>
          <w:rFonts w:hint="eastAsia" w:ascii="宋体" w:hAnsi="宋体" w:cs="宋体"/>
          <w:color w:val="auto"/>
          <w:sz w:val="36"/>
          <w:szCs w:val="36"/>
        </w:rPr>
        <w:sectPr>
          <w:headerReference r:id="rId6" w:type="first"/>
          <w:headerReference r:id="rId5" w:type="default"/>
          <w:footerReference r:id="rId7" w:type="default"/>
          <w:footerReference r:id="rId8" w:type="even"/>
          <w:pgSz w:w="11906" w:h="16838"/>
          <w:pgMar w:top="1440" w:right="1616" w:bottom="1440" w:left="1800" w:header="851" w:footer="992" w:gutter="0"/>
          <w:pgNumType w:fmt="upperRoman" w:start="1"/>
          <w:cols w:space="720" w:num="1"/>
          <w:titlePg/>
          <w:docGrid w:type="lines" w:linePitch="312" w:charSpace="0"/>
        </w:sectPr>
      </w:pPr>
    </w:p>
    <w:bookmarkEnd w:id="0"/>
    <w:p w14:paraId="18059B28">
      <w:pPr>
        <w:pStyle w:val="49"/>
        <w:keepNext/>
        <w:pageBreakBefore/>
        <w:rPr>
          <w:rFonts w:hint="eastAsia"/>
          <w:color w:val="auto"/>
        </w:rPr>
      </w:pPr>
      <w:r>
        <w:rPr>
          <w:rFonts w:hint="eastAsia"/>
          <w:color w:val="auto"/>
        </w:rPr>
        <w:t>前    言</w:t>
      </w:r>
      <w:bookmarkEnd w:id="1"/>
    </w:p>
    <w:p w14:paraId="771C21C7">
      <w:pPr>
        <w:pStyle w:val="24"/>
        <w:ind w:firstLine="420"/>
        <w:rPr>
          <w:rFonts w:hint="eastAsia" w:hAnsi="宋体" w:cs="宋体"/>
          <w:color w:val="auto"/>
          <w:kern w:val="2"/>
          <w:szCs w:val="21"/>
        </w:rPr>
      </w:pPr>
      <w:r>
        <w:rPr>
          <w:rFonts w:hint="eastAsia" w:hAnsi="宋体" w:cs="宋体"/>
          <w:color w:val="auto"/>
          <w:kern w:val="2"/>
          <w:szCs w:val="21"/>
        </w:rPr>
        <w:t>本文件的结构、技术要求及表述规则按照GB/T 1.1-2020《标准化工作导则 第1部分：标准化文件的结构和起草规则》进行编写。</w:t>
      </w:r>
    </w:p>
    <w:p w14:paraId="2B57BA18">
      <w:pPr>
        <w:pStyle w:val="24"/>
        <w:ind w:firstLine="420"/>
        <w:rPr>
          <w:rFonts w:hint="eastAsia" w:hAnsi="宋体" w:cs="宋体"/>
          <w:color w:val="auto"/>
          <w:kern w:val="2"/>
          <w:szCs w:val="21"/>
        </w:rPr>
      </w:pPr>
      <w:r>
        <w:rPr>
          <w:rFonts w:hint="eastAsia" w:hAnsi="宋体" w:cs="宋体"/>
          <w:color w:val="auto"/>
          <w:kern w:val="2"/>
          <w:szCs w:val="21"/>
        </w:rPr>
        <w:t>本文件的技术内容符合MT 209-1990《煤矿通信、检测、控制用电工电子产品通用技术要求》的相关内容以及MT</w:t>
      </w:r>
      <w:r>
        <w:rPr>
          <w:rFonts w:hAnsi="宋体" w:cs="宋体"/>
          <w:color w:val="auto"/>
          <w:kern w:val="2"/>
          <w:szCs w:val="21"/>
        </w:rPr>
        <w:t>/</w:t>
      </w:r>
      <w:r>
        <w:rPr>
          <w:rFonts w:hint="eastAsia" w:hAnsi="宋体" w:cs="宋体"/>
          <w:color w:val="auto"/>
          <w:kern w:val="2"/>
          <w:szCs w:val="21"/>
        </w:rPr>
        <w:t>T 210-1990《煤矿通信、检测、控制用电工电子产品基本试验方法》的相关规定（抗干扰性能与可靠性除外）。</w:t>
      </w:r>
    </w:p>
    <w:p w14:paraId="7C395990">
      <w:pPr>
        <w:pStyle w:val="24"/>
        <w:ind w:firstLine="420"/>
        <w:rPr>
          <w:rFonts w:hint="eastAsia" w:hAnsi="宋体" w:cs="宋体"/>
          <w:color w:val="auto"/>
          <w:kern w:val="2"/>
          <w:szCs w:val="21"/>
        </w:rPr>
      </w:pPr>
      <w:r>
        <w:rPr>
          <w:rFonts w:hint="eastAsia" w:hAnsi="宋体" w:cs="宋体"/>
          <w:color w:val="auto"/>
          <w:kern w:val="2"/>
          <w:szCs w:val="21"/>
        </w:rPr>
        <w:t>本文件的防爆要求符合GB/T 3836.1-2021《爆炸性环境 第1部分：设备 通用要求》、GB/T 3836.4-2021《爆炸性环境 第4部分：由本质安全型“i”保护的设备》。</w:t>
      </w:r>
    </w:p>
    <w:p w14:paraId="097D6EC4">
      <w:pPr>
        <w:pStyle w:val="24"/>
        <w:ind w:firstLine="420"/>
        <w:rPr>
          <w:rFonts w:hint="eastAsia" w:hAnsi="宋体" w:cs="宋体"/>
          <w:color w:val="auto"/>
          <w:kern w:val="2"/>
          <w:szCs w:val="21"/>
        </w:rPr>
      </w:pPr>
      <w:r>
        <w:rPr>
          <w:rFonts w:hint="eastAsia" w:hAnsi="宋体" w:cs="宋体"/>
          <w:color w:val="auto"/>
          <w:kern w:val="2"/>
          <w:szCs w:val="21"/>
        </w:rPr>
        <w:t>本文件由</w:t>
      </w:r>
      <w:r>
        <w:rPr>
          <w:rFonts w:hint="eastAsia" w:hAnsi="宋体" w:cs="宋体"/>
          <w:color w:val="auto"/>
          <w:kern w:val="2"/>
          <w:szCs w:val="21"/>
          <w:lang w:eastAsia="zh-CN"/>
        </w:rPr>
        <w:t>煤科（北京）检测技术有限公司</w:t>
      </w:r>
      <w:r>
        <w:rPr>
          <w:rFonts w:hint="eastAsia" w:hAnsi="宋体" w:cs="宋体"/>
          <w:color w:val="auto"/>
          <w:kern w:val="2"/>
          <w:szCs w:val="21"/>
        </w:rPr>
        <w:t>提出。</w:t>
      </w:r>
    </w:p>
    <w:p w14:paraId="0B53DC1C">
      <w:pPr>
        <w:pStyle w:val="24"/>
        <w:ind w:firstLine="420"/>
        <w:rPr>
          <w:rFonts w:hint="eastAsia" w:hAnsi="宋体" w:cs="宋体"/>
          <w:color w:val="auto"/>
          <w:kern w:val="2"/>
          <w:szCs w:val="21"/>
        </w:rPr>
      </w:pPr>
      <w:r>
        <w:rPr>
          <w:rFonts w:hint="eastAsia" w:hAnsi="宋体" w:cs="宋体"/>
          <w:color w:val="auto"/>
          <w:kern w:val="2"/>
          <w:szCs w:val="21"/>
        </w:rPr>
        <w:t>本文件由</w:t>
      </w:r>
      <w:r>
        <w:rPr>
          <w:rFonts w:hint="eastAsia" w:hAnsi="宋体" w:cs="宋体"/>
          <w:color w:val="auto"/>
          <w:kern w:val="2"/>
          <w:szCs w:val="21"/>
          <w:lang w:eastAsia="zh-CN"/>
        </w:rPr>
        <w:t>煤科（北京）检测技术有限公司</w:t>
      </w:r>
      <w:r>
        <w:rPr>
          <w:rFonts w:hint="eastAsia" w:hAnsi="宋体" w:cs="宋体"/>
          <w:color w:val="auto"/>
          <w:kern w:val="2"/>
          <w:szCs w:val="21"/>
        </w:rPr>
        <w:t>起草并负责解释。</w:t>
      </w:r>
    </w:p>
    <w:p w14:paraId="1F3D71A6">
      <w:pPr>
        <w:pStyle w:val="24"/>
        <w:ind w:firstLine="420"/>
        <w:rPr>
          <w:rFonts w:hAnsi="宋体" w:cs="宋体"/>
          <w:color w:val="auto"/>
          <w:kern w:val="2"/>
          <w:szCs w:val="21"/>
        </w:rPr>
      </w:pPr>
      <w:bookmarkStart w:id="3" w:name="SectionMark4"/>
      <w:r>
        <w:rPr>
          <w:rFonts w:hint="eastAsia" w:hAnsi="宋体" w:cs="宋体"/>
          <w:color w:val="auto"/>
          <w:kern w:val="2"/>
          <w:szCs w:val="21"/>
        </w:rPr>
        <w:t>本文件主要起草人：。</w:t>
      </w:r>
    </w:p>
    <w:p w14:paraId="1AA6953D">
      <w:pPr>
        <w:ind w:firstLine="420" w:firstLineChars="200"/>
        <w:rPr>
          <w:rFonts w:hint="eastAsia" w:ascii="宋体" w:hAnsi="宋体"/>
          <w:color w:val="auto"/>
        </w:rPr>
      </w:pPr>
      <w:r>
        <w:rPr>
          <w:rFonts w:hint="eastAsia" w:ascii="宋体" w:hAnsi="宋体" w:cs="宋体"/>
          <w:color w:val="auto"/>
          <w:szCs w:val="21"/>
        </w:rPr>
        <w:t>本文件于</w:t>
      </w:r>
      <w:r>
        <w:rPr>
          <w:rFonts w:ascii="宋体" w:hAnsi="宋体" w:cs="宋体"/>
          <w:color w:val="auto"/>
          <w:szCs w:val="21"/>
        </w:rPr>
        <w:t>202</w:t>
      </w:r>
      <w:r>
        <w:rPr>
          <w:rFonts w:hint="eastAsia" w:ascii="宋体" w:hAnsi="宋体" w:cs="宋体"/>
          <w:color w:val="auto"/>
          <w:szCs w:val="21"/>
          <w:lang w:val="en-US" w:eastAsia="zh-CN"/>
        </w:rPr>
        <w:t>5</w:t>
      </w:r>
      <w:r>
        <w:rPr>
          <w:rFonts w:hint="eastAsia" w:ascii="宋体" w:hAnsi="宋体" w:cs="宋体"/>
          <w:color w:val="auto"/>
          <w:szCs w:val="21"/>
        </w:rPr>
        <w:t>年</w:t>
      </w:r>
      <w:r>
        <w:rPr>
          <w:rFonts w:ascii="宋体" w:hAnsi="宋体" w:cs="宋体"/>
          <w:color w:val="auto"/>
          <w:szCs w:val="21"/>
        </w:rPr>
        <w:t>0</w:t>
      </w:r>
      <w:r>
        <w:rPr>
          <w:rFonts w:hint="eastAsia" w:ascii="宋体" w:hAnsi="宋体" w:cs="宋体"/>
          <w:color w:val="auto"/>
          <w:szCs w:val="21"/>
          <w:lang w:val="en-US" w:eastAsia="zh-CN"/>
        </w:rPr>
        <w:t>1</w:t>
      </w:r>
      <w:r>
        <w:rPr>
          <w:rFonts w:hint="eastAsia" w:ascii="宋体" w:hAnsi="宋体" w:cs="宋体"/>
          <w:color w:val="auto"/>
          <w:szCs w:val="21"/>
        </w:rPr>
        <w:t>月</w:t>
      </w:r>
      <w:r>
        <w:rPr>
          <w:rFonts w:hint="eastAsia" w:ascii="宋体" w:hAnsi="宋体" w:cs="宋体"/>
          <w:color w:val="auto"/>
          <w:szCs w:val="21"/>
          <w:lang w:val="en-US" w:eastAsia="zh-CN"/>
        </w:rPr>
        <w:t>07</w:t>
      </w:r>
      <w:r>
        <w:rPr>
          <w:rFonts w:hint="eastAsia" w:ascii="宋体" w:hAnsi="宋体" w:cs="宋体"/>
          <w:color w:val="auto"/>
          <w:szCs w:val="21"/>
        </w:rPr>
        <w:t>日起首次发</w:t>
      </w:r>
      <w:r>
        <w:rPr>
          <w:rFonts w:hint="eastAsia" w:hAnsi="宋体" w:cs="宋体"/>
          <w:color w:val="auto"/>
          <w:szCs w:val="21"/>
        </w:rPr>
        <w:t>布并实施。</w:t>
      </w:r>
    </w:p>
    <w:p w14:paraId="3EBBD647">
      <w:pPr>
        <w:ind w:firstLine="420" w:firstLineChars="200"/>
        <w:rPr>
          <w:rFonts w:hint="eastAsia" w:ascii="宋体" w:hAnsi="宋体"/>
          <w:color w:val="auto"/>
        </w:rPr>
      </w:pPr>
    </w:p>
    <w:p w14:paraId="51BFBDDD">
      <w:pPr>
        <w:ind w:firstLine="420" w:firstLineChars="200"/>
        <w:rPr>
          <w:rFonts w:hint="eastAsia" w:hAnsi="宋体" w:cs="宋体"/>
          <w:color w:val="auto"/>
          <w:szCs w:val="21"/>
        </w:rPr>
      </w:pPr>
    </w:p>
    <w:p w14:paraId="4C4EF90E">
      <w:pPr>
        <w:pStyle w:val="24"/>
        <w:spacing w:line="300" w:lineRule="auto"/>
        <w:ind w:firstLine="420"/>
        <w:rPr>
          <w:rFonts w:hint="eastAsia" w:hAnsi="宋体" w:cs="宋体"/>
          <w:color w:val="auto"/>
          <w:kern w:val="2"/>
          <w:szCs w:val="21"/>
        </w:rPr>
        <w:sectPr>
          <w:headerReference r:id="rId10" w:type="first"/>
          <w:footerReference r:id="rId12" w:type="first"/>
          <w:headerReference r:id="rId9" w:type="default"/>
          <w:footerReference r:id="rId11" w:type="default"/>
          <w:pgSz w:w="11907" w:h="16839"/>
          <w:pgMar w:top="1440" w:right="1797" w:bottom="1440" w:left="1797" w:header="850" w:footer="0" w:gutter="0"/>
          <w:pgNumType w:fmt="upperRoman" w:start="1"/>
          <w:cols w:space="720" w:num="1"/>
          <w:titlePg/>
          <w:docGrid w:type="lines" w:linePitch="312" w:charSpace="0"/>
        </w:sectPr>
      </w:pPr>
    </w:p>
    <w:bookmarkEnd w:id="3"/>
    <w:p w14:paraId="09CDFE9A">
      <w:pPr>
        <w:pStyle w:val="38"/>
        <w:rPr>
          <w:rFonts w:hint="eastAsia"/>
          <w:color w:val="auto"/>
        </w:rPr>
      </w:pPr>
      <w:bookmarkStart w:id="4" w:name="_Toc121982913"/>
      <w:bookmarkStart w:id="5" w:name="_Toc110307818"/>
      <w:bookmarkStart w:id="6" w:name="_Toc118857138"/>
      <w:bookmarkStart w:id="7" w:name="_Toc118968260"/>
      <w:bookmarkStart w:id="8" w:name="_Toc118182465"/>
      <w:r>
        <w:rPr>
          <w:rFonts w:hint="eastAsia"/>
          <w:color w:val="auto"/>
          <w:lang w:eastAsia="zh-CN"/>
        </w:rPr>
        <w:t>KT</w:t>
      </w:r>
      <w:r>
        <w:rPr>
          <w:rFonts w:hint="eastAsia"/>
          <w:color w:val="auto"/>
          <w:lang w:val="en-US" w:eastAsia="zh-CN"/>
        </w:rPr>
        <w:t>936(5G)</w:t>
      </w:r>
      <w:r>
        <w:rPr>
          <w:rFonts w:hint="eastAsia"/>
          <w:color w:val="auto"/>
          <w:lang w:eastAsia="zh-CN"/>
        </w:rPr>
        <w:t>-S</w:t>
      </w:r>
      <w:r>
        <w:rPr>
          <w:rFonts w:hint="eastAsia"/>
          <w:color w:val="auto"/>
          <w:lang w:val="en-US" w:eastAsia="zh-CN"/>
        </w:rPr>
        <w:t>1</w:t>
      </w:r>
      <w:r>
        <w:rPr>
          <w:rFonts w:hint="eastAsia"/>
          <w:color w:val="auto"/>
        </w:rPr>
        <w:t>矿用本安型手机</w:t>
      </w:r>
    </w:p>
    <w:p w14:paraId="1CFA08DF">
      <w:pPr>
        <w:pStyle w:val="30"/>
        <w:tabs>
          <w:tab w:val="left" w:pos="0"/>
        </w:tabs>
        <w:spacing w:before="312" w:beforeLines="100" w:after="312" w:afterLines="100" w:line="240" w:lineRule="exact"/>
        <w:ind w:left="0" w:firstLine="0"/>
        <w:outlineLvl w:val="0"/>
        <w:rPr>
          <w:rFonts w:hint="eastAsia" w:hAnsi="宋体"/>
          <w:color w:val="auto"/>
        </w:rPr>
      </w:pPr>
      <w:bookmarkStart w:id="9" w:name="_Toc181105775"/>
      <w:bookmarkStart w:id="10" w:name="_Toc181105666"/>
      <w:r>
        <w:rPr>
          <w:rFonts w:hint="eastAsia" w:hAnsi="宋体"/>
          <w:color w:val="auto"/>
        </w:rPr>
        <w:t>1. 范围</w:t>
      </w:r>
      <w:bookmarkEnd w:id="4"/>
      <w:bookmarkEnd w:id="5"/>
      <w:bookmarkEnd w:id="6"/>
      <w:bookmarkEnd w:id="7"/>
      <w:bookmarkEnd w:id="8"/>
      <w:bookmarkEnd w:id="9"/>
      <w:bookmarkEnd w:id="10"/>
    </w:p>
    <w:p w14:paraId="5F50F057">
      <w:pPr>
        <w:ind w:firstLine="420" w:firstLineChars="200"/>
        <w:rPr>
          <w:rFonts w:hint="eastAsia" w:ascii="宋体" w:hAnsi="宋体" w:cs="宋体"/>
          <w:color w:val="auto"/>
          <w:szCs w:val="21"/>
        </w:rPr>
      </w:pPr>
      <w:r>
        <w:rPr>
          <w:rFonts w:hint="eastAsia" w:ascii="宋体" w:hAnsi="宋体" w:cs="宋体"/>
          <w:color w:val="auto"/>
          <w:szCs w:val="21"/>
        </w:rPr>
        <w:t>本文件规定</w:t>
      </w:r>
      <w:r>
        <w:rPr>
          <w:rFonts w:hint="eastAsia" w:ascii="宋体" w:hAnsi="宋体" w:eastAsia="宋体" w:cs="宋体"/>
          <w:color w:val="auto"/>
          <w:szCs w:val="21"/>
          <w:lang w:eastAsia="zh-CN"/>
        </w:rPr>
        <w:t>KT</w:t>
      </w:r>
      <w:r>
        <w:rPr>
          <w:rFonts w:hint="eastAsia" w:ascii="宋体" w:hAnsi="宋体" w:eastAsia="宋体" w:cs="宋体"/>
          <w:color w:val="auto"/>
          <w:szCs w:val="21"/>
          <w:lang w:val="en-US" w:eastAsia="zh-CN"/>
        </w:rPr>
        <w:t>936(5G)</w:t>
      </w:r>
      <w:r>
        <w:rPr>
          <w:rFonts w:hint="eastAsia" w:ascii="宋体" w:hAnsi="宋体" w:eastAsia="宋体" w:cs="宋体"/>
          <w:color w:val="auto"/>
          <w:szCs w:val="21"/>
          <w:lang w:eastAsia="zh-CN"/>
        </w:rPr>
        <w:t>-S</w:t>
      </w:r>
      <w:r>
        <w:rPr>
          <w:rFonts w:hint="eastAsia" w:ascii="宋体" w:hAnsi="宋体" w:eastAsia="宋体" w:cs="宋体"/>
          <w:color w:val="auto"/>
          <w:szCs w:val="21"/>
          <w:lang w:val="en-US" w:eastAsia="zh-CN"/>
        </w:rPr>
        <w:t>1</w:t>
      </w:r>
      <w:r>
        <w:rPr>
          <w:rFonts w:hint="eastAsia" w:ascii="宋体" w:hAnsi="宋体" w:cs="宋体"/>
          <w:color w:val="auto"/>
          <w:szCs w:val="21"/>
        </w:rPr>
        <w:t>矿用本安型手机的产品分类、技术要求、试验方法、检验规则、标志、包装、运输及贮存。</w:t>
      </w:r>
    </w:p>
    <w:p w14:paraId="6A74B563">
      <w:pPr>
        <w:ind w:firstLine="420" w:firstLineChars="200"/>
        <w:rPr>
          <w:rFonts w:hint="eastAsia" w:ascii="宋体" w:hAnsi="宋体"/>
          <w:color w:val="auto"/>
          <w:szCs w:val="21"/>
        </w:rPr>
      </w:pPr>
      <w:r>
        <w:rPr>
          <w:rFonts w:hint="eastAsia" w:ascii="宋体" w:hAnsi="宋体" w:cs="宋体"/>
          <w:color w:val="auto"/>
          <w:szCs w:val="21"/>
        </w:rPr>
        <w:t>本文件适用于</w:t>
      </w:r>
      <w:r>
        <w:rPr>
          <w:rFonts w:hint="eastAsia" w:ascii="宋体" w:hAnsi="宋体" w:eastAsia="宋体" w:cs="宋体"/>
          <w:color w:val="auto"/>
          <w:szCs w:val="21"/>
          <w:lang w:eastAsia="zh-CN"/>
        </w:rPr>
        <w:t>KT</w:t>
      </w:r>
      <w:r>
        <w:rPr>
          <w:rFonts w:hint="eastAsia" w:ascii="宋体" w:hAnsi="宋体" w:eastAsia="宋体" w:cs="宋体"/>
          <w:color w:val="auto"/>
          <w:szCs w:val="21"/>
          <w:lang w:val="en-US" w:eastAsia="zh-CN"/>
        </w:rPr>
        <w:t>936(5G)</w:t>
      </w:r>
      <w:r>
        <w:rPr>
          <w:rFonts w:hint="eastAsia" w:ascii="宋体" w:hAnsi="宋体" w:eastAsia="宋体" w:cs="宋体"/>
          <w:color w:val="auto"/>
          <w:szCs w:val="21"/>
          <w:lang w:eastAsia="zh-CN"/>
        </w:rPr>
        <w:t>-S</w:t>
      </w:r>
      <w:r>
        <w:rPr>
          <w:rFonts w:hint="eastAsia" w:ascii="宋体" w:hAnsi="宋体" w:eastAsia="宋体" w:cs="宋体"/>
          <w:color w:val="auto"/>
          <w:szCs w:val="21"/>
          <w:lang w:val="en-US" w:eastAsia="zh-CN"/>
        </w:rPr>
        <w:t>1</w:t>
      </w:r>
      <w:r>
        <w:rPr>
          <w:rFonts w:hint="eastAsia" w:ascii="宋体" w:hAnsi="宋体" w:cs="宋体"/>
          <w:color w:val="auto"/>
          <w:szCs w:val="21"/>
        </w:rPr>
        <w:t>矿用本安型手机（以下简称手机）</w:t>
      </w:r>
      <w:r>
        <w:rPr>
          <w:rFonts w:hint="eastAsia" w:ascii="宋体" w:hAnsi="宋体"/>
          <w:color w:val="auto"/>
          <w:szCs w:val="21"/>
        </w:rPr>
        <w:t>。</w:t>
      </w:r>
    </w:p>
    <w:p w14:paraId="22C6C562">
      <w:pPr>
        <w:pStyle w:val="30"/>
        <w:tabs>
          <w:tab w:val="left" w:pos="0"/>
        </w:tabs>
        <w:spacing w:before="312" w:beforeLines="100" w:after="312" w:afterLines="100" w:line="240" w:lineRule="exact"/>
        <w:ind w:left="0" w:firstLine="0"/>
        <w:outlineLvl w:val="0"/>
        <w:rPr>
          <w:rFonts w:hint="eastAsia" w:hAnsi="宋体"/>
          <w:color w:val="auto"/>
        </w:rPr>
      </w:pPr>
      <w:bookmarkStart w:id="11" w:name="_Toc121982914"/>
      <w:bookmarkStart w:id="12" w:name="_Toc181105667"/>
      <w:bookmarkStart w:id="13" w:name="_Toc181105776"/>
      <w:r>
        <w:rPr>
          <w:rFonts w:hint="eastAsia" w:hAnsi="宋体"/>
          <w:color w:val="auto"/>
        </w:rPr>
        <w:t>2. 规范性引用文件</w:t>
      </w:r>
      <w:bookmarkEnd w:id="11"/>
      <w:bookmarkEnd w:id="12"/>
      <w:bookmarkEnd w:id="13"/>
    </w:p>
    <w:p w14:paraId="2DA7D1D3">
      <w:pPr>
        <w:ind w:firstLine="420" w:firstLineChars="200"/>
        <w:rPr>
          <w:rFonts w:hint="eastAsia" w:ascii="宋体" w:hAnsi="宋体"/>
          <w:color w:val="auto"/>
          <w:szCs w:val="21"/>
        </w:rPr>
      </w:pPr>
      <w:bookmarkStart w:id="14" w:name="_Toc110307821"/>
      <w:bookmarkStart w:id="15" w:name="_Toc118857140"/>
      <w:bookmarkStart w:id="16" w:name="_Toc118182467"/>
      <w:bookmarkStart w:id="17" w:name="_Toc121982915"/>
      <w:bookmarkStart w:id="18" w:name="_Toc118968262"/>
      <w:bookmarkStart w:id="19" w:name="_Toc181105668"/>
      <w:bookmarkStart w:id="20" w:name="_Toc181105777"/>
      <w:r>
        <w:rPr>
          <w:rFonts w:hint="eastAsia" w:ascii="宋体" w:hAnsi="宋体"/>
          <w:color w:val="auto"/>
          <w:szCs w:val="21"/>
        </w:rPr>
        <w:t>下列文件对于本文件的应用是必不可少的。凡是注日期的引用文件，仅注日期的版本适用于本文件。凡是不注日期的引用文件，其最新版本（包括所有的修改单）适用于本文件。</w:t>
      </w:r>
    </w:p>
    <w:p w14:paraId="0927EFB9">
      <w:pPr>
        <w:ind w:firstLine="420" w:firstLineChars="200"/>
        <w:rPr>
          <w:rFonts w:hint="eastAsia" w:ascii="宋体" w:hAnsi="宋体"/>
          <w:color w:val="auto"/>
          <w:szCs w:val="21"/>
        </w:rPr>
      </w:pPr>
      <w:bookmarkStart w:id="21" w:name="OLE_LINK1"/>
      <w:r>
        <w:rPr>
          <w:rFonts w:ascii="宋体" w:hAnsi="宋体"/>
          <w:color w:val="auto"/>
          <w:szCs w:val="21"/>
        </w:rPr>
        <w:t xml:space="preserve">GB/T 191-2008 </w:t>
      </w:r>
      <w:r>
        <w:rPr>
          <w:rFonts w:hint="eastAsia" w:ascii="宋体" w:hAnsi="宋体"/>
          <w:color w:val="auto"/>
          <w:szCs w:val="21"/>
        </w:rPr>
        <w:t xml:space="preserve">    包装储运图示标志</w:t>
      </w:r>
    </w:p>
    <w:p w14:paraId="59F41D13">
      <w:pPr>
        <w:ind w:firstLine="420" w:firstLineChars="200"/>
        <w:rPr>
          <w:rFonts w:hint="eastAsia" w:ascii="宋体" w:hAnsi="宋体"/>
          <w:color w:val="auto"/>
          <w:szCs w:val="21"/>
        </w:rPr>
      </w:pPr>
      <w:r>
        <w:rPr>
          <w:rFonts w:hint="eastAsia" w:ascii="宋体" w:hAnsi="宋体"/>
          <w:color w:val="auto"/>
          <w:szCs w:val="21"/>
        </w:rPr>
        <w:t>GB/T 2829-2002    周期检验计数抽样程序及表（适用于对过程稳定性的检验）</w:t>
      </w:r>
    </w:p>
    <w:p w14:paraId="31C93BFD">
      <w:pPr>
        <w:ind w:firstLine="420" w:firstLineChars="200"/>
        <w:rPr>
          <w:rFonts w:ascii="宋体" w:hAnsi="宋体"/>
          <w:color w:val="auto"/>
          <w:szCs w:val="21"/>
        </w:rPr>
      </w:pPr>
      <w:r>
        <w:rPr>
          <w:rFonts w:ascii="宋体" w:hAnsi="宋体"/>
          <w:color w:val="auto"/>
          <w:szCs w:val="21"/>
        </w:rPr>
        <w:t>GB</w:t>
      </w:r>
      <w:r>
        <w:rPr>
          <w:rFonts w:hint="eastAsia" w:ascii="宋体" w:hAnsi="宋体"/>
          <w:color w:val="auto"/>
          <w:szCs w:val="21"/>
        </w:rPr>
        <w:t>/T</w:t>
      </w:r>
      <w:r>
        <w:rPr>
          <w:rFonts w:ascii="宋体" w:hAnsi="宋体"/>
          <w:color w:val="auto"/>
          <w:szCs w:val="21"/>
        </w:rPr>
        <w:t xml:space="preserve"> 3836.1-20</w:t>
      </w:r>
      <w:r>
        <w:rPr>
          <w:rFonts w:hint="eastAsia" w:ascii="宋体" w:hAnsi="宋体"/>
          <w:color w:val="auto"/>
          <w:szCs w:val="21"/>
        </w:rPr>
        <w:t>21</w:t>
      </w:r>
      <w:r>
        <w:rPr>
          <w:rFonts w:ascii="宋体" w:hAnsi="宋体"/>
          <w:color w:val="auto"/>
          <w:szCs w:val="21"/>
        </w:rPr>
        <w:t xml:space="preserve">  </w:t>
      </w:r>
      <w:r>
        <w:rPr>
          <w:rFonts w:hint="eastAsia" w:ascii="宋体" w:hAnsi="宋体"/>
          <w:color w:val="auto"/>
          <w:szCs w:val="21"/>
        </w:rPr>
        <w:t>爆炸性环境 第1部分：设备 通用要求</w:t>
      </w:r>
    </w:p>
    <w:p w14:paraId="3B3ED069">
      <w:pPr>
        <w:ind w:firstLine="420" w:firstLineChars="200"/>
        <w:rPr>
          <w:rFonts w:ascii="宋体" w:hAnsi="宋体"/>
          <w:color w:val="auto"/>
          <w:szCs w:val="21"/>
        </w:rPr>
      </w:pPr>
      <w:r>
        <w:rPr>
          <w:rFonts w:ascii="宋体" w:hAnsi="宋体"/>
          <w:color w:val="auto"/>
          <w:szCs w:val="21"/>
        </w:rPr>
        <w:t>GB</w:t>
      </w:r>
      <w:r>
        <w:rPr>
          <w:rFonts w:hint="eastAsia" w:ascii="宋体" w:hAnsi="宋体"/>
          <w:color w:val="auto"/>
          <w:szCs w:val="21"/>
        </w:rPr>
        <w:t>/T</w:t>
      </w:r>
      <w:r>
        <w:rPr>
          <w:rFonts w:ascii="宋体" w:hAnsi="宋体"/>
          <w:color w:val="auto"/>
          <w:szCs w:val="21"/>
        </w:rPr>
        <w:t xml:space="preserve"> 3836.4-20</w:t>
      </w:r>
      <w:r>
        <w:rPr>
          <w:rFonts w:hint="eastAsia" w:ascii="宋体" w:hAnsi="宋体"/>
          <w:color w:val="auto"/>
          <w:szCs w:val="21"/>
        </w:rPr>
        <w:t>21</w:t>
      </w:r>
      <w:r>
        <w:rPr>
          <w:rFonts w:ascii="宋体" w:hAnsi="宋体"/>
          <w:color w:val="auto"/>
          <w:szCs w:val="21"/>
        </w:rPr>
        <w:t xml:space="preserve">  </w:t>
      </w:r>
      <w:r>
        <w:rPr>
          <w:rFonts w:hint="eastAsia" w:ascii="宋体" w:hAnsi="宋体"/>
          <w:color w:val="auto"/>
          <w:szCs w:val="21"/>
        </w:rPr>
        <w:t>爆炸性环境 第4部分：由本质安全型“</w:t>
      </w:r>
      <w:r>
        <w:rPr>
          <w:rFonts w:ascii="宋体" w:hAnsi="宋体"/>
          <w:color w:val="auto"/>
          <w:szCs w:val="21"/>
        </w:rPr>
        <w:t>i</w:t>
      </w:r>
      <w:r>
        <w:rPr>
          <w:rFonts w:hint="eastAsia" w:ascii="宋体" w:hAnsi="宋体"/>
          <w:color w:val="auto"/>
          <w:szCs w:val="21"/>
        </w:rPr>
        <w:t>”保护的设备</w:t>
      </w:r>
    </w:p>
    <w:p w14:paraId="29C8C621">
      <w:pPr>
        <w:ind w:firstLine="420" w:firstLineChars="200"/>
        <w:rPr>
          <w:rFonts w:hint="eastAsia" w:ascii="宋体" w:hAnsi="宋体"/>
          <w:color w:val="auto"/>
          <w:szCs w:val="21"/>
        </w:rPr>
      </w:pPr>
      <w:r>
        <w:rPr>
          <w:rFonts w:ascii="宋体" w:hAnsi="宋体"/>
          <w:color w:val="auto"/>
          <w:szCs w:val="21"/>
        </w:rPr>
        <w:t>GB</w:t>
      </w:r>
      <w:r>
        <w:rPr>
          <w:rFonts w:hint="eastAsia" w:ascii="宋体" w:hAnsi="宋体"/>
          <w:color w:val="auto"/>
          <w:szCs w:val="21"/>
        </w:rPr>
        <w:t xml:space="preserve">/T </w:t>
      </w:r>
      <w:r>
        <w:rPr>
          <w:rFonts w:ascii="宋体" w:hAnsi="宋体"/>
          <w:color w:val="auto"/>
          <w:szCs w:val="21"/>
        </w:rPr>
        <w:t>4208-20</w:t>
      </w:r>
      <w:r>
        <w:rPr>
          <w:rFonts w:hint="eastAsia" w:ascii="宋体" w:hAnsi="宋体"/>
          <w:color w:val="auto"/>
          <w:szCs w:val="21"/>
        </w:rPr>
        <w:t>17</w:t>
      </w:r>
      <w:r>
        <w:rPr>
          <w:rFonts w:ascii="宋体" w:hAnsi="宋体"/>
          <w:color w:val="auto"/>
          <w:szCs w:val="21"/>
        </w:rPr>
        <w:t xml:space="preserve"> </w:t>
      </w:r>
      <w:r>
        <w:rPr>
          <w:rFonts w:hint="eastAsia" w:ascii="宋体" w:hAnsi="宋体"/>
          <w:color w:val="auto"/>
          <w:szCs w:val="21"/>
        </w:rPr>
        <w:t xml:space="preserve">   外壳防护等级（IP代码）</w:t>
      </w:r>
    </w:p>
    <w:p w14:paraId="0E9E47F0">
      <w:pPr>
        <w:ind w:firstLine="420" w:firstLineChars="200"/>
        <w:rPr>
          <w:rFonts w:ascii="宋体" w:hAnsi="宋体"/>
          <w:color w:val="auto"/>
          <w:szCs w:val="21"/>
        </w:rPr>
      </w:pPr>
      <w:r>
        <w:rPr>
          <w:rFonts w:ascii="宋体" w:hAnsi="宋体"/>
          <w:color w:val="auto"/>
          <w:szCs w:val="21"/>
        </w:rPr>
        <w:t xml:space="preserve">GB/T 9969-2008  </w:t>
      </w:r>
      <w:r>
        <w:rPr>
          <w:rFonts w:hint="eastAsia" w:ascii="宋体" w:hAnsi="宋体"/>
          <w:color w:val="auto"/>
          <w:szCs w:val="21"/>
        </w:rPr>
        <w:t xml:space="preserve">  工业产品使用说明书</w:t>
      </w:r>
      <w:r>
        <w:rPr>
          <w:rFonts w:ascii="宋体" w:hAnsi="宋体"/>
          <w:color w:val="auto"/>
          <w:szCs w:val="21"/>
        </w:rPr>
        <w:t xml:space="preserve"> </w:t>
      </w:r>
      <w:r>
        <w:rPr>
          <w:rFonts w:hint="eastAsia" w:ascii="宋体" w:hAnsi="宋体"/>
          <w:color w:val="auto"/>
          <w:szCs w:val="21"/>
        </w:rPr>
        <w:t>总则</w:t>
      </w:r>
    </w:p>
    <w:p w14:paraId="6D3A2A37">
      <w:pPr>
        <w:ind w:firstLine="420" w:firstLineChars="200"/>
        <w:rPr>
          <w:rFonts w:ascii="宋体" w:hAnsi="宋体"/>
          <w:color w:val="auto"/>
          <w:szCs w:val="21"/>
        </w:rPr>
      </w:pPr>
      <w:r>
        <w:rPr>
          <w:rFonts w:hint="eastAsia" w:ascii="宋体" w:hAnsi="宋体"/>
          <w:color w:val="auto"/>
          <w:szCs w:val="21"/>
        </w:rPr>
        <w:t>GB/T 10111-2008   随机数的产生及其在产品质量抽样检验中的应用程序</w:t>
      </w:r>
    </w:p>
    <w:p w14:paraId="0A770FB2">
      <w:pPr>
        <w:ind w:firstLine="420" w:firstLineChars="200"/>
        <w:rPr>
          <w:rFonts w:hint="eastAsia" w:ascii="宋体" w:hAnsi="宋体"/>
          <w:color w:val="auto"/>
          <w:szCs w:val="21"/>
        </w:rPr>
      </w:pPr>
      <w:r>
        <w:rPr>
          <w:rFonts w:ascii="宋体" w:hAnsi="宋体"/>
          <w:color w:val="auto"/>
          <w:szCs w:val="21"/>
        </w:rPr>
        <w:t>GB</w:t>
      </w:r>
      <w:r>
        <w:rPr>
          <w:rFonts w:hint="eastAsia" w:ascii="宋体" w:hAnsi="宋体"/>
          <w:color w:val="auto"/>
          <w:szCs w:val="21"/>
        </w:rPr>
        <w:t>/</w:t>
      </w:r>
      <w:r>
        <w:rPr>
          <w:rFonts w:ascii="宋体" w:hAnsi="宋体"/>
          <w:color w:val="auto"/>
          <w:szCs w:val="21"/>
        </w:rPr>
        <w:t>T</w:t>
      </w:r>
      <w:r>
        <w:rPr>
          <w:rFonts w:hint="eastAsia" w:ascii="宋体" w:hAnsi="宋体"/>
          <w:color w:val="auto"/>
          <w:szCs w:val="21"/>
        </w:rPr>
        <w:t xml:space="preserve"> </w:t>
      </w:r>
      <w:r>
        <w:rPr>
          <w:rFonts w:ascii="宋体" w:hAnsi="宋体"/>
          <w:color w:val="auto"/>
          <w:szCs w:val="21"/>
        </w:rPr>
        <w:t>13384-2008</w:t>
      </w:r>
      <w:r>
        <w:rPr>
          <w:rFonts w:hint="eastAsia" w:ascii="宋体" w:hAnsi="宋体"/>
          <w:color w:val="auto"/>
          <w:szCs w:val="21"/>
        </w:rPr>
        <w:t xml:space="preserve">   机电产品包装通用技术条件</w:t>
      </w:r>
    </w:p>
    <w:p w14:paraId="1F4037DD">
      <w:pPr>
        <w:ind w:firstLine="420" w:firstLineChars="200"/>
        <w:rPr>
          <w:rFonts w:hint="eastAsia" w:ascii="宋体" w:hAnsi="宋体"/>
          <w:color w:val="auto"/>
          <w:szCs w:val="21"/>
        </w:rPr>
      </w:pPr>
      <w:r>
        <w:rPr>
          <w:rFonts w:ascii="宋体" w:hAnsi="宋体"/>
          <w:color w:val="auto"/>
          <w:szCs w:val="21"/>
        </w:rPr>
        <w:t>AQ</w:t>
      </w:r>
      <w:r>
        <w:rPr>
          <w:rFonts w:hint="eastAsia" w:ascii="宋体" w:hAnsi="宋体"/>
          <w:color w:val="auto"/>
          <w:szCs w:val="21"/>
        </w:rPr>
        <w:t xml:space="preserve"> </w:t>
      </w:r>
      <w:r>
        <w:rPr>
          <w:rFonts w:ascii="宋体" w:hAnsi="宋体"/>
          <w:color w:val="auto"/>
          <w:szCs w:val="21"/>
        </w:rPr>
        <w:t xml:space="preserve">1043-2007 </w:t>
      </w:r>
      <w:r>
        <w:rPr>
          <w:rFonts w:hint="eastAsia" w:ascii="宋体" w:hAnsi="宋体"/>
          <w:color w:val="auto"/>
          <w:szCs w:val="21"/>
        </w:rPr>
        <w:t xml:space="preserve">     矿用产品安全标志标识</w:t>
      </w:r>
    </w:p>
    <w:p w14:paraId="54587BAC">
      <w:pPr>
        <w:ind w:firstLine="420" w:firstLineChars="200"/>
        <w:rPr>
          <w:rFonts w:ascii="宋体" w:hAnsi="宋体"/>
          <w:color w:val="auto"/>
          <w:szCs w:val="21"/>
        </w:rPr>
      </w:pPr>
      <w:r>
        <w:rPr>
          <w:rFonts w:hint="eastAsia" w:ascii="宋体" w:hAnsi="宋体"/>
          <w:color w:val="auto"/>
          <w:szCs w:val="21"/>
        </w:rPr>
        <w:t>MT 209-1990       煤矿通信、检测、控制用电工电子产品通用技术要求</w:t>
      </w:r>
    </w:p>
    <w:p w14:paraId="53B943E8">
      <w:pPr>
        <w:ind w:firstLine="420" w:firstLineChars="200"/>
        <w:rPr>
          <w:rFonts w:ascii="宋体" w:hAnsi="宋体"/>
          <w:color w:val="auto"/>
          <w:szCs w:val="21"/>
        </w:rPr>
      </w:pPr>
      <w:r>
        <w:rPr>
          <w:rFonts w:hint="eastAsia" w:ascii="宋体" w:hAnsi="宋体"/>
          <w:color w:val="auto"/>
          <w:szCs w:val="21"/>
        </w:rPr>
        <w:t>MT 210-1990       煤矿通信、检测、控制用电工电子产品基本试验方法</w:t>
      </w:r>
    </w:p>
    <w:p w14:paraId="7275373C">
      <w:pPr>
        <w:ind w:firstLine="420" w:firstLineChars="200"/>
        <w:rPr>
          <w:rFonts w:hint="eastAsia" w:ascii="宋体" w:hAnsi="宋体"/>
          <w:color w:val="auto"/>
          <w:szCs w:val="21"/>
        </w:rPr>
      </w:pPr>
      <w:r>
        <w:rPr>
          <w:rFonts w:hint="eastAsia" w:ascii="宋体" w:hAnsi="宋体"/>
          <w:color w:val="auto"/>
          <w:szCs w:val="21"/>
        </w:rPr>
        <w:t>MT</w:t>
      </w:r>
      <w:r>
        <w:rPr>
          <w:rFonts w:ascii="宋体" w:hAnsi="宋体"/>
          <w:color w:val="auto"/>
          <w:szCs w:val="21"/>
        </w:rPr>
        <w:t>/T</w:t>
      </w:r>
      <w:r>
        <w:rPr>
          <w:rFonts w:hint="eastAsia" w:ascii="宋体" w:hAnsi="宋体"/>
          <w:color w:val="auto"/>
          <w:szCs w:val="21"/>
        </w:rPr>
        <w:t xml:space="preserve"> </w:t>
      </w:r>
      <w:r>
        <w:rPr>
          <w:rFonts w:ascii="宋体" w:hAnsi="宋体"/>
          <w:color w:val="auto"/>
          <w:szCs w:val="21"/>
        </w:rPr>
        <w:t>28</w:t>
      </w:r>
      <w:r>
        <w:rPr>
          <w:rFonts w:hint="eastAsia" w:ascii="宋体" w:hAnsi="宋体"/>
          <w:color w:val="auto"/>
          <w:szCs w:val="21"/>
        </w:rPr>
        <w:t>6</w:t>
      </w:r>
      <w:r>
        <w:rPr>
          <w:rFonts w:ascii="宋体" w:hAnsi="宋体"/>
          <w:color w:val="auto"/>
          <w:szCs w:val="21"/>
        </w:rPr>
        <w:t>-</w:t>
      </w:r>
      <w:r>
        <w:rPr>
          <w:rFonts w:hint="eastAsia" w:ascii="宋体" w:hAnsi="宋体"/>
          <w:color w:val="auto"/>
          <w:szCs w:val="21"/>
        </w:rPr>
        <w:t>19</w:t>
      </w:r>
      <w:r>
        <w:rPr>
          <w:rFonts w:ascii="宋体" w:hAnsi="宋体"/>
          <w:color w:val="auto"/>
          <w:szCs w:val="21"/>
        </w:rPr>
        <w:t xml:space="preserve">92  </w:t>
      </w:r>
      <w:r>
        <w:rPr>
          <w:rFonts w:hint="eastAsia" w:ascii="宋体" w:hAnsi="宋体"/>
          <w:color w:val="auto"/>
          <w:szCs w:val="21"/>
        </w:rPr>
        <w:t xml:space="preserve">   煤矿通信、自动化产品型号编制方法和管理办法</w:t>
      </w:r>
    </w:p>
    <w:bookmarkEnd w:id="21"/>
    <w:p w14:paraId="4727AC87">
      <w:pPr>
        <w:pStyle w:val="30"/>
        <w:tabs>
          <w:tab w:val="left" w:pos="0"/>
        </w:tabs>
        <w:spacing w:before="312" w:beforeLines="100" w:after="312" w:afterLines="100" w:line="240" w:lineRule="exact"/>
        <w:ind w:left="0" w:firstLine="0"/>
        <w:outlineLvl w:val="0"/>
        <w:rPr>
          <w:rFonts w:hint="eastAsia" w:hAnsi="宋体"/>
          <w:color w:val="auto"/>
        </w:rPr>
      </w:pPr>
      <w:r>
        <w:rPr>
          <w:rFonts w:hint="eastAsia" w:hAnsi="宋体"/>
          <w:color w:val="auto"/>
        </w:rPr>
        <w:t>3. 产品</w:t>
      </w:r>
      <w:bookmarkEnd w:id="14"/>
      <w:bookmarkEnd w:id="15"/>
      <w:bookmarkEnd w:id="16"/>
      <w:bookmarkEnd w:id="17"/>
      <w:bookmarkEnd w:id="18"/>
      <w:r>
        <w:rPr>
          <w:rFonts w:hint="eastAsia" w:hAnsi="宋体"/>
          <w:color w:val="auto"/>
        </w:rPr>
        <w:t>分类</w:t>
      </w:r>
      <w:bookmarkEnd w:id="19"/>
      <w:bookmarkEnd w:id="20"/>
    </w:p>
    <w:p w14:paraId="2FFE51C6">
      <w:pPr>
        <w:spacing w:before="156" w:beforeLines="50" w:after="156" w:afterLines="50"/>
        <w:rPr>
          <w:rFonts w:hint="eastAsia" w:ascii="黑体" w:hAnsi="宋体" w:eastAsia="黑体"/>
          <w:color w:val="auto"/>
        </w:rPr>
      </w:pPr>
      <w:bookmarkStart w:id="22" w:name="_Toc181105669"/>
      <w:bookmarkStart w:id="23" w:name="_Toc110307822"/>
      <w:bookmarkStart w:id="24" w:name="_Toc118182468"/>
      <w:bookmarkStart w:id="25" w:name="_Toc181105778"/>
      <w:r>
        <w:rPr>
          <w:rFonts w:hint="eastAsia" w:ascii="黑体" w:hAnsi="宋体" w:eastAsia="黑体"/>
          <w:color w:val="auto"/>
        </w:rPr>
        <w:t>3.1 防爆型式</w:t>
      </w:r>
      <w:bookmarkEnd w:id="22"/>
      <w:bookmarkEnd w:id="23"/>
      <w:bookmarkEnd w:id="24"/>
      <w:bookmarkEnd w:id="25"/>
    </w:p>
    <w:p w14:paraId="52700AE4">
      <w:pPr>
        <w:ind w:firstLine="420" w:firstLineChars="200"/>
        <w:rPr>
          <w:rFonts w:hint="eastAsia" w:ascii="宋体" w:hAnsi="宋体"/>
          <w:color w:val="auto"/>
          <w:szCs w:val="21"/>
        </w:rPr>
      </w:pPr>
      <w:r>
        <w:rPr>
          <w:rFonts w:hint="eastAsia" w:ascii="宋体" w:hAnsi="宋体"/>
          <w:color w:val="auto"/>
          <w:szCs w:val="21"/>
        </w:rPr>
        <w:t>a) 防爆型式：矿用本安型</w:t>
      </w:r>
    </w:p>
    <w:p w14:paraId="28EDCDAD">
      <w:pPr>
        <w:ind w:firstLine="420" w:firstLineChars="200"/>
        <w:rPr>
          <w:rFonts w:hint="eastAsia" w:ascii="宋体" w:hAnsi="宋体"/>
          <w:color w:val="auto"/>
          <w:szCs w:val="21"/>
        </w:rPr>
      </w:pPr>
      <w:r>
        <w:rPr>
          <w:rFonts w:hint="eastAsia" w:ascii="宋体" w:hAnsi="宋体"/>
          <w:color w:val="auto"/>
          <w:szCs w:val="21"/>
        </w:rPr>
        <w:t>b) 防爆标志：</w:t>
      </w:r>
      <w:commentRangeStart w:id="2"/>
      <w:r>
        <w:rPr>
          <w:rFonts w:hint="eastAsia" w:ascii="宋体" w:hAnsi="宋体"/>
          <w:color w:val="auto"/>
          <w:szCs w:val="21"/>
        </w:rPr>
        <w:t>Ex ib I Mb</w:t>
      </w:r>
      <w:commentRangeEnd w:id="2"/>
      <w:r>
        <w:rPr>
          <w:color w:val="auto"/>
        </w:rPr>
        <w:commentReference w:id="2"/>
      </w:r>
    </w:p>
    <w:p w14:paraId="130952BF">
      <w:pPr>
        <w:spacing w:before="156" w:beforeLines="50" w:after="156" w:afterLines="50"/>
        <w:rPr>
          <w:rFonts w:hint="eastAsia" w:ascii="黑体" w:hAnsi="宋体" w:eastAsia="黑体"/>
          <w:color w:val="auto"/>
        </w:rPr>
      </w:pPr>
      <w:r>
        <w:rPr>
          <w:rFonts w:hint="eastAsia" w:ascii="黑体" w:hAnsi="宋体" w:eastAsia="黑体"/>
          <w:color w:val="auto"/>
        </w:rPr>
        <w:t>3.2 型号及含义</w:t>
      </w:r>
    </w:p>
    <w:p w14:paraId="158A6077">
      <w:pPr>
        <w:spacing w:line="240" w:lineRule="exact"/>
        <w:rPr>
          <w:rFonts w:hint="eastAsia" w:ascii="宋体" w:hAnsi="宋体"/>
          <w:color w:val="auto"/>
          <w:szCs w:val="21"/>
        </w:rPr>
      </w:pPr>
      <w:r>
        <w:rPr>
          <w:rFonts w:hint="eastAsia" w:ascii="宋体" w:hAnsi="宋体"/>
          <w:color w:val="auto"/>
          <w:szCs w:val="21"/>
        </w:rPr>
        <w:t>3.2.1 产品型号符合MT/T 286-1992的规定。</w:t>
      </w:r>
    </w:p>
    <w:p w14:paraId="47D206A5">
      <w:pPr>
        <w:spacing w:line="240" w:lineRule="exact"/>
        <w:rPr>
          <w:rFonts w:ascii="宋体" w:hAnsi="宋体"/>
          <w:color w:val="auto"/>
          <w:szCs w:val="21"/>
        </w:rPr>
      </w:pPr>
      <w:r>
        <w:rPr>
          <w:rFonts w:hint="eastAsia" w:ascii="宋体" w:hAnsi="宋体"/>
          <w:color w:val="auto"/>
          <w:szCs w:val="21"/>
        </w:rPr>
        <w:t>3.2.2 型号及意义</w:t>
      </w:r>
    </w:p>
    <w:p w14:paraId="5B407AF8">
      <w:pPr>
        <w:pStyle w:val="24"/>
        <w:spacing w:line="360" w:lineRule="auto"/>
        <w:ind w:firstLine="420"/>
        <w:rPr>
          <w:rFonts w:hint="eastAsia" w:hAnsi="宋体" w:eastAsia="宋体"/>
          <w:color w:val="auto"/>
          <w:u w:val="single"/>
          <w:lang w:val="en-US" w:eastAsia="zh-CN"/>
        </w:rPr>
      </w:pPr>
      <w:r>
        <w:rPr>
          <w:color w:val="auto"/>
        </w:rPr>
        <mc:AlternateContent>
          <mc:Choice Requires="wps">
            <w:drawing>
              <wp:anchor distT="0" distB="0" distL="114300" distR="114300" simplePos="0" relativeHeight="251663360" behindDoc="0" locked="0" layoutInCell="1" allowOverlap="1">
                <wp:simplePos x="0" y="0"/>
                <wp:positionH relativeFrom="column">
                  <wp:posOffset>1260475</wp:posOffset>
                </wp:positionH>
                <wp:positionV relativeFrom="paragraph">
                  <wp:posOffset>256540</wp:posOffset>
                </wp:positionV>
                <wp:extent cx="635" cy="149225"/>
                <wp:effectExtent l="4445" t="0" r="10160" b="3175"/>
                <wp:wrapNone/>
                <wp:docPr id="5" name="直线 45"/>
                <wp:cNvGraphicFramePr/>
                <a:graphic xmlns:a="http://schemas.openxmlformats.org/drawingml/2006/main">
                  <a:graphicData uri="http://schemas.microsoft.com/office/word/2010/wordprocessingShape">
                    <wps:wsp>
                      <wps:cNvSpPr/>
                      <wps:spPr>
                        <a:xfrm>
                          <a:off x="0" y="0"/>
                          <a:ext cx="635" cy="1492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5" o:spid="_x0000_s1026" o:spt="20" style="position:absolute;left:0pt;margin-left:99.25pt;margin-top:20.2pt;height:11.75pt;width:0.05pt;z-index:251663360;mso-width-relative:page;mso-height-relative:page;" filled="f" stroked="t" coordsize="21600,21600" o:gfxdata="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Ql&#10;LtcAAAAJAQAADwAAAAAAAAABACAAAAAiAAAAZHJzL2Rvd25yZXYueG1sUEsBAhQAFAAAAAgAh07i&#10;QAoy6bzqAQAA3QMAAA4AAAAAAAAAAQAgAAAAJgEAAGRycy9lMm9Eb2MueG1sUEsFBgAAAAAGAAYA&#10;WQEAAIIFAAAAAA==&#10;">
                <v:fill on="f" focussize="0,0"/>
                <v:stroke color="#000000" joinstyle="round"/>
                <v:imagedata o:title=""/>
                <o:lock v:ext="edit" aspectratio="f"/>
              </v:line>
            </w:pict>
          </mc:Fallback>
        </mc:AlternateContent>
      </w:r>
      <w:r>
        <w:rPr>
          <w:color w:val="auto"/>
        </w:rPr>
        <mc:AlternateContent>
          <mc:Choice Requires="wps">
            <w:drawing>
              <wp:anchor distT="0" distB="0" distL="114300" distR="114300" simplePos="0" relativeHeight="251665408" behindDoc="0" locked="0" layoutInCell="1" allowOverlap="1">
                <wp:simplePos x="0" y="0"/>
                <wp:positionH relativeFrom="column">
                  <wp:posOffset>879475</wp:posOffset>
                </wp:positionH>
                <wp:positionV relativeFrom="paragraph">
                  <wp:posOffset>274320</wp:posOffset>
                </wp:positionV>
                <wp:extent cx="635" cy="457835"/>
                <wp:effectExtent l="4445" t="0" r="10160" b="14605"/>
                <wp:wrapNone/>
                <wp:docPr id="7" name="直线 47"/>
                <wp:cNvGraphicFramePr/>
                <a:graphic xmlns:a="http://schemas.openxmlformats.org/drawingml/2006/main">
                  <a:graphicData uri="http://schemas.microsoft.com/office/word/2010/wordprocessingShape">
                    <wps:wsp>
                      <wps:cNvSpPr/>
                      <wps:spPr>
                        <a:xfrm>
                          <a:off x="0" y="0"/>
                          <a:ext cx="635" cy="4578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 o:spid="_x0000_s1026" o:spt="20" style="position:absolute;left:0pt;margin-left:69.25pt;margin-top:21.6pt;height:36.05pt;width:0.05pt;z-index:251665408;mso-width-relative:page;mso-height-relative:page;" filled="f" stroked="t" coordsize="21600,21600" o:gfxdata="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06PTI&#10;2AAAAAoBAAAPAAAAAAAAAAEAIAAAACIAAABkcnMvZG93bnJldi54bWxQSwECFAAUAAAACACHTuJA&#10;Y+o/tegBAADdAwAADgAAAAAAAAABACAAAAAnAQAAZHJzL2Uyb0RvYy54bWxQSwUGAAAAAAYABgBZ&#10;AQAAgQUAAAAA&#10;">
                <v:fill on="f" focussize="0,0"/>
                <v:stroke color="#000000" joinstyle="round"/>
                <v:imagedata o:title=""/>
                <o:lock v:ext="edit" aspectratio="f"/>
              </v:line>
            </w:pict>
          </mc:Fallback>
        </mc:AlternateContent>
      </w:r>
      <w:r>
        <w:rPr>
          <w:color w:val="auto"/>
        </w:rPr>
        <mc:AlternateContent>
          <mc:Choice Requires="wps">
            <w:drawing>
              <wp:anchor distT="0" distB="0" distL="114300" distR="114300" simplePos="0" relativeHeight="251667456" behindDoc="0" locked="0" layoutInCell="1" allowOverlap="1">
                <wp:simplePos x="0" y="0"/>
                <wp:positionH relativeFrom="column">
                  <wp:posOffset>530225</wp:posOffset>
                </wp:positionH>
                <wp:positionV relativeFrom="paragraph">
                  <wp:posOffset>264795</wp:posOffset>
                </wp:positionV>
                <wp:extent cx="635" cy="772795"/>
                <wp:effectExtent l="4445" t="0" r="10160" b="4445"/>
                <wp:wrapNone/>
                <wp:docPr id="9" name="直线 49"/>
                <wp:cNvGraphicFramePr/>
                <a:graphic xmlns:a="http://schemas.openxmlformats.org/drawingml/2006/main">
                  <a:graphicData uri="http://schemas.microsoft.com/office/word/2010/wordprocessingShape">
                    <wps:wsp>
                      <wps:cNvSpPr/>
                      <wps:spPr>
                        <a:xfrm>
                          <a:off x="0" y="0"/>
                          <a:ext cx="635" cy="77279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9" o:spid="_x0000_s1026" o:spt="20" style="position:absolute;left:0pt;margin-left:41.75pt;margin-top:20.85pt;height:60.85pt;width:0.05pt;z-index:251667456;mso-width-relative:page;mso-height-relative:page;" filled="f" stroked="t" coordsize="21600,21600" o:gfxdata="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R5r9tcA&#10;AAAIAQAADwAAAAAAAAABACAAAAAiAAAAZHJzL2Rvd25yZXYueG1sUEsBAhQAFAAAAAgAh07iQAIu&#10;lVLnAQAA3QMAAA4AAAAAAAAAAQAgAAAAJgEAAGRycy9lMm9Eb2MueG1sUEsFBgAAAAAGAAYAWQEA&#10;AH8FAAAAAA==&#10;">
                <v:fill on="f" focussize="0,0"/>
                <v:stroke color="#000000" joinstyle="round"/>
                <v:imagedata o:title=""/>
                <o:lock v:ext="edit" aspectratio="f"/>
              </v:line>
            </w:pict>
          </mc:Fallback>
        </mc:AlternateContent>
      </w:r>
      <w:r>
        <w:rPr>
          <w:rFonts w:hint="eastAsia" w:hAnsi="宋体"/>
          <w:color w:val="auto"/>
        </w:rPr>
        <w:t xml:space="preserve">   </w:t>
      </w:r>
      <w:r>
        <w:rPr>
          <w:rFonts w:hint="eastAsia" w:hAnsi="宋体"/>
          <w:color w:val="auto"/>
          <w:u w:val="single"/>
        </w:rPr>
        <w:t>KT</w:t>
      </w:r>
      <w:r>
        <w:rPr>
          <w:rFonts w:hint="eastAsia" w:hAnsi="宋体"/>
          <w:color w:val="auto"/>
        </w:rPr>
        <w:t xml:space="preserve"> </w:t>
      </w:r>
      <w:r>
        <w:rPr>
          <w:rFonts w:hint="eastAsia" w:hAnsi="宋体" w:eastAsia="宋体" w:cs="宋体"/>
          <w:color w:val="auto"/>
          <w:szCs w:val="21"/>
          <w:u w:val="single"/>
          <w:lang w:val="en-US" w:eastAsia="zh-CN"/>
        </w:rPr>
        <w:t>936</w:t>
      </w:r>
      <w:r>
        <w:rPr>
          <w:rFonts w:hint="eastAsia" w:ascii="宋体" w:hAnsi="宋体" w:eastAsia="宋体" w:cs="宋体"/>
          <w:color w:val="auto"/>
          <w:szCs w:val="21"/>
          <w:u w:val="single"/>
          <w:lang w:val="en-US" w:eastAsia="zh-CN"/>
        </w:rPr>
        <w:t>(5G)</w:t>
      </w:r>
      <w:r>
        <w:rPr>
          <w:rFonts w:hint="eastAsia" w:hAnsi="宋体" w:eastAsia="宋体" w:cs="宋体"/>
          <w:color w:val="auto"/>
          <w:szCs w:val="21"/>
          <w:u w:val="none"/>
          <w:lang w:val="en-US" w:eastAsia="zh-CN"/>
        </w:rPr>
        <w:t xml:space="preserve"> </w:t>
      </w:r>
      <w:r>
        <w:rPr>
          <w:rFonts w:hAnsi="宋体"/>
          <w:color w:val="auto"/>
          <w:u w:val="single"/>
        </w:rPr>
        <w:t>-</w:t>
      </w:r>
      <w:r>
        <w:rPr>
          <w:rFonts w:hint="eastAsia" w:hAnsi="宋体"/>
          <w:color w:val="auto"/>
          <w:u w:val="single"/>
        </w:rPr>
        <w:t>S</w:t>
      </w:r>
      <w:r>
        <w:rPr>
          <w:rFonts w:hint="eastAsia" w:hAnsi="宋体"/>
          <w:color w:val="auto"/>
          <w:u w:val="single"/>
          <w:lang w:val="en-US" w:eastAsia="zh-CN"/>
        </w:rPr>
        <w:t>1</w:t>
      </w:r>
    </w:p>
    <w:p w14:paraId="1CB0D216">
      <w:pPr>
        <w:pStyle w:val="24"/>
        <w:spacing w:line="360" w:lineRule="auto"/>
        <w:ind w:firstLine="420"/>
        <w:rPr>
          <w:rFonts w:hint="eastAsia" w:hAnsi="宋体"/>
          <w:color w:val="auto"/>
        </w:rPr>
      </w:pPr>
      <w:r>
        <w:rPr>
          <w:color w:val="auto"/>
        </w:rPr>
        <mc:AlternateContent>
          <mc:Choice Requires="wps">
            <w:drawing>
              <wp:anchor distT="0" distB="0" distL="114300" distR="114300" simplePos="0" relativeHeight="251664384" behindDoc="0" locked="0" layoutInCell="1" allowOverlap="1">
                <wp:simplePos x="0" y="0"/>
                <wp:positionH relativeFrom="column">
                  <wp:posOffset>1252220</wp:posOffset>
                </wp:positionH>
                <wp:positionV relativeFrom="paragraph">
                  <wp:posOffset>111125</wp:posOffset>
                </wp:positionV>
                <wp:extent cx="307340" cy="635"/>
                <wp:effectExtent l="0" t="0" r="0" b="0"/>
                <wp:wrapNone/>
                <wp:docPr id="6" name="直线 46"/>
                <wp:cNvGraphicFramePr/>
                <a:graphic xmlns:a="http://schemas.openxmlformats.org/drawingml/2006/main">
                  <a:graphicData uri="http://schemas.microsoft.com/office/word/2010/wordprocessingShape">
                    <wps:wsp>
                      <wps:cNvSpPr/>
                      <wps:spPr>
                        <a:xfrm>
                          <a:off x="0" y="0"/>
                          <a:ext cx="30734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6" o:spid="_x0000_s1026" o:spt="20" style="position:absolute;left:0pt;margin-left:98.6pt;margin-top:8.75pt;height:0.05pt;width:24.2pt;z-index:251664384;mso-width-relative:page;mso-height-relative:page;" filled="f" stroked="t" coordsize="21600,21600" o:gfxdata="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1Lf/X&#10;AAAACQEAAA8AAAAAAAAAAQAgAAAAIgAAAGRycy9kb3ducmV2LnhtbFBLAQIUABQAAAAIAIdO4kD1&#10;xplv6AEAAN0DAAAOAAAAAAAAAAEAIAAAACYBAABkcnMvZTJvRG9jLnhtbFBLBQYAAAAABgAGAFkB&#10;AACABQAAAAA=&#10;">
                <v:fill on="f" focussize="0,0"/>
                <v:stroke color="#000000" joinstyle="round"/>
                <v:imagedata o:title=""/>
                <o:lock v:ext="edit" aspectratio="f"/>
              </v:line>
            </w:pict>
          </mc:Fallback>
        </mc:AlternateContent>
      </w:r>
      <w:r>
        <w:rPr>
          <w:rFonts w:hint="eastAsia" w:hAnsi="宋体"/>
          <w:color w:val="auto"/>
        </w:rPr>
        <w:t xml:space="preserve">                 </w:t>
      </w:r>
      <w:r>
        <w:rPr>
          <w:rFonts w:hint="eastAsia" w:hAnsi="宋体"/>
          <w:color w:val="auto"/>
          <w:lang w:val="en-US" w:eastAsia="zh-CN"/>
        </w:rPr>
        <w:t xml:space="preserve">    </w:t>
      </w:r>
      <w:r>
        <w:rPr>
          <w:rFonts w:hint="eastAsia" w:hAnsi="宋体"/>
          <w:color w:val="auto"/>
        </w:rPr>
        <w:t>手机</w:t>
      </w:r>
    </w:p>
    <w:p w14:paraId="4F3C0DA6">
      <w:pPr>
        <w:pStyle w:val="24"/>
        <w:spacing w:line="360" w:lineRule="auto"/>
        <w:ind w:firstLine="420"/>
        <w:rPr>
          <w:rFonts w:hint="eastAsia" w:hAnsi="宋体"/>
          <w:color w:val="auto"/>
        </w:rPr>
      </w:pPr>
      <w:r>
        <w:rPr>
          <w:color w:val="auto"/>
        </w:rPr>
        <mc:AlternateContent>
          <mc:Choice Requires="wps">
            <w:drawing>
              <wp:anchor distT="0" distB="0" distL="114300" distR="114300" simplePos="0" relativeHeight="251666432" behindDoc="0" locked="0" layoutInCell="1" allowOverlap="1">
                <wp:simplePos x="0" y="0"/>
                <wp:positionH relativeFrom="column">
                  <wp:posOffset>873125</wp:posOffset>
                </wp:positionH>
                <wp:positionV relativeFrom="paragraph">
                  <wp:posOffset>138430</wp:posOffset>
                </wp:positionV>
                <wp:extent cx="607060" cy="1270"/>
                <wp:effectExtent l="0" t="0" r="0" b="0"/>
                <wp:wrapNone/>
                <wp:docPr id="8" name="直线 48"/>
                <wp:cNvGraphicFramePr/>
                <a:graphic xmlns:a="http://schemas.openxmlformats.org/drawingml/2006/main">
                  <a:graphicData uri="http://schemas.microsoft.com/office/word/2010/wordprocessingShape">
                    <wps:wsp>
                      <wps:cNvSpPr/>
                      <wps:spPr>
                        <a:xfrm>
                          <a:off x="0" y="0"/>
                          <a:ext cx="607060" cy="12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 o:spid="_x0000_s1026" o:spt="20" style="position:absolute;left:0pt;margin-left:68.75pt;margin-top:10.9pt;height:0.1pt;width:47.8pt;z-index:251666432;mso-width-relative:page;mso-height-relative:page;" filled="f" stroked="t" coordsize="21600,21600" o:gfxdata="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woCVS&#10;1QAAAAkBAAAPAAAAAAAAAAEAIAAAACIAAABkcnMvZG93bnJldi54bWxQSwECFAAUAAAACACHTuJA&#10;A4mANesBAADeAwAADgAAAAAAAAABACAAAAAkAQAAZHJzL2Uyb0RvYy54bWxQSwUGAAAAAAYABgBZ&#10;AQAAgQUAAAAA&#10;">
                <v:fill on="f" focussize="0,0"/>
                <v:stroke color="#000000" joinstyle="round"/>
                <v:imagedata o:title=""/>
                <o:lock v:ext="edit" aspectratio="f"/>
              </v:line>
            </w:pict>
          </mc:Fallback>
        </mc:AlternateContent>
      </w:r>
      <w:r>
        <w:rPr>
          <w:rFonts w:hint="eastAsia" w:hAnsi="宋体"/>
          <w:color w:val="auto"/>
        </w:rPr>
        <w:t xml:space="preserve">                  </w:t>
      </w:r>
      <w:r>
        <w:rPr>
          <w:rFonts w:hint="eastAsia" w:hAnsi="宋体"/>
          <w:color w:val="auto"/>
          <w:lang w:val="en-US" w:eastAsia="zh-CN"/>
        </w:rPr>
        <w:t xml:space="preserve">   </w:t>
      </w:r>
      <w:r>
        <w:rPr>
          <w:rFonts w:hint="eastAsia" w:hAnsi="宋体"/>
          <w:color w:val="auto"/>
        </w:rPr>
        <w:t>登记序号</w:t>
      </w:r>
    </w:p>
    <w:p w14:paraId="4F18C483">
      <w:pPr>
        <w:pStyle w:val="24"/>
        <w:spacing w:line="360" w:lineRule="auto"/>
        <w:ind w:firstLine="420"/>
        <w:rPr>
          <w:rFonts w:hint="eastAsia" w:eastAsia="宋体"/>
          <w:color w:val="auto"/>
          <w:lang w:val="en-US" w:eastAsia="zh-CN"/>
        </w:rPr>
      </w:pPr>
      <w:r>
        <w:rPr>
          <w:color w:val="auto"/>
        </w:rPr>
        <mc:AlternateContent>
          <mc:Choice Requires="wps">
            <w:drawing>
              <wp:anchor distT="0" distB="0" distL="114300" distR="114300" simplePos="0" relativeHeight="251668480" behindDoc="0" locked="0" layoutInCell="1" allowOverlap="1">
                <wp:simplePos x="0" y="0"/>
                <wp:positionH relativeFrom="column">
                  <wp:posOffset>529590</wp:posOffset>
                </wp:positionH>
                <wp:positionV relativeFrom="paragraph">
                  <wp:posOffset>153670</wp:posOffset>
                </wp:positionV>
                <wp:extent cx="867410" cy="635"/>
                <wp:effectExtent l="0" t="0" r="0" b="0"/>
                <wp:wrapNone/>
                <wp:docPr id="10" name="直线 50"/>
                <wp:cNvGraphicFramePr/>
                <a:graphic xmlns:a="http://schemas.openxmlformats.org/drawingml/2006/main">
                  <a:graphicData uri="http://schemas.microsoft.com/office/word/2010/wordprocessingShape">
                    <wps:wsp>
                      <wps:cNvSpPr/>
                      <wps:spPr>
                        <a:xfrm flipV="1">
                          <a:off x="0" y="0"/>
                          <a:ext cx="86741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0" o:spid="_x0000_s1026" o:spt="20" style="position:absolute;left:0pt;flip:y;margin-left:41.7pt;margin-top:12.1pt;height:0.05pt;width:68.3pt;z-index:251668480;mso-width-relative:page;mso-height-relative:page;" filled="f" stroked="t" coordsize="21600,21600" o:gfxdata="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x&#10;5xRr1QAAAAgBAAAPAAAAAAAAAAEAIAAAACIAAABkcnMvZG93bnJldi54bWxQSwECFAAUAAAACACH&#10;TuJAJw4TWO4BAADoAwAADgAAAAAAAAABACAAAAAkAQAAZHJzL2Uyb0RvYy54bWxQSwUGAAAAAAYA&#10;BgBZAQAAhAUAAAAA&#10;">
                <v:fill on="f" focussize="0,0"/>
                <v:stroke color="#000000" joinstyle="round"/>
                <v:imagedata o:title=""/>
                <o:lock v:ext="edit" aspectratio="f"/>
              </v:line>
            </w:pict>
          </mc:Fallback>
        </mc:AlternateContent>
      </w:r>
      <w:r>
        <w:rPr>
          <w:rFonts w:hint="eastAsia" w:hAnsi="宋体"/>
          <w:color w:val="auto"/>
        </w:rPr>
        <w:t xml:space="preserve">                 </w:t>
      </w:r>
      <w:r>
        <w:rPr>
          <w:rFonts w:hint="eastAsia" w:hAnsi="宋体"/>
          <w:color w:val="auto"/>
          <w:lang w:val="en-US" w:eastAsia="zh-CN"/>
        </w:rPr>
        <w:t xml:space="preserve">   </w:t>
      </w:r>
      <w:r>
        <w:rPr>
          <w:rFonts w:hint="eastAsia" w:hAnsi="宋体"/>
          <w:color w:val="auto"/>
        </w:rPr>
        <w:t xml:space="preserve"> 矿用通信系统或设备</w:t>
      </w:r>
      <w:r>
        <w:rPr>
          <w:rFonts w:hint="eastAsia" w:hAnsi="宋体"/>
          <w:color w:val="auto"/>
          <w:lang w:val="en-US" w:eastAsia="zh-CN"/>
        </w:rPr>
        <w:t xml:space="preserve"> </w:t>
      </w:r>
    </w:p>
    <w:p w14:paraId="07BBBC46">
      <w:pPr>
        <w:pStyle w:val="30"/>
        <w:tabs>
          <w:tab w:val="left" w:pos="0"/>
        </w:tabs>
        <w:spacing w:before="312" w:beforeLines="100" w:after="312" w:afterLines="100" w:line="240" w:lineRule="exact"/>
        <w:ind w:left="0" w:firstLine="0"/>
        <w:outlineLvl w:val="0"/>
        <w:rPr>
          <w:rFonts w:hint="eastAsia" w:hAnsi="宋体"/>
          <w:color w:val="auto"/>
        </w:rPr>
      </w:pPr>
      <w:bookmarkStart w:id="26" w:name="_Toc118857141"/>
      <w:bookmarkStart w:id="27" w:name="_Toc121982916"/>
      <w:bookmarkStart w:id="28" w:name="_Toc118968263"/>
      <w:bookmarkStart w:id="29" w:name="_Toc110307826"/>
      <w:bookmarkStart w:id="30" w:name="_Toc181105782"/>
      <w:bookmarkStart w:id="31" w:name="_Toc118182472"/>
      <w:bookmarkStart w:id="32" w:name="_Toc181105673"/>
      <w:r>
        <w:rPr>
          <w:rFonts w:hint="eastAsia" w:hAnsi="宋体"/>
          <w:color w:val="auto"/>
        </w:rPr>
        <w:t>4. 技术要求</w:t>
      </w:r>
      <w:bookmarkEnd w:id="26"/>
      <w:bookmarkEnd w:id="27"/>
      <w:bookmarkEnd w:id="28"/>
      <w:bookmarkEnd w:id="29"/>
      <w:bookmarkEnd w:id="30"/>
      <w:bookmarkEnd w:id="31"/>
      <w:bookmarkEnd w:id="32"/>
    </w:p>
    <w:p w14:paraId="7B28F237">
      <w:pPr>
        <w:spacing w:before="156" w:beforeLines="50" w:after="156" w:afterLines="50"/>
        <w:rPr>
          <w:rFonts w:hint="eastAsia" w:ascii="黑体" w:hAnsi="宋体" w:eastAsia="黑体"/>
          <w:color w:val="auto"/>
        </w:rPr>
      </w:pPr>
      <w:r>
        <w:rPr>
          <w:rFonts w:hint="eastAsia" w:ascii="黑体" w:hAnsi="宋体" w:eastAsia="黑体"/>
          <w:color w:val="auto"/>
        </w:rPr>
        <w:t>4</w:t>
      </w:r>
      <w:bookmarkStart w:id="33" w:name="_Toc110307827"/>
      <w:bookmarkStart w:id="34" w:name="_Toc181109769"/>
      <w:bookmarkStart w:id="35" w:name="_Toc118182473"/>
      <w:bookmarkStart w:id="36" w:name="_Toc181105784"/>
      <w:bookmarkStart w:id="37" w:name="_Toc181105675"/>
      <w:r>
        <w:rPr>
          <w:rFonts w:hint="eastAsia" w:ascii="黑体" w:hAnsi="宋体" w:eastAsia="黑体"/>
          <w:color w:val="auto"/>
        </w:rPr>
        <w:t>.1 一般要求</w:t>
      </w:r>
      <w:bookmarkEnd w:id="33"/>
      <w:bookmarkEnd w:id="34"/>
      <w:bookmarkEnd w:id="35"/>
    </w:p>
    <w:p w14:paraId="6DA7F0D8">
      <w:pPr>
        <w:ind w:firstLine="420" w:firstLineChars="200"/>
        <w:rPr>
          <w:rFonts w:hint="eastAsia"/>
          <w:color w:val="auto"/>
        </w:rPr>
      </w:pPr>
      <w:r>
        <w:rPr>
          <w:rFonts w:hint="eastAsia"/>
          <w:color w:val="auto"/>
        </w:rPr>
        <w:t>手机应符合本文件的要求，并应按照经规定程序和国家指定的检验单位审核合格的图样及技术文件制造</w:t>
      </w:r>
      <w:bookmarkEnd w:id="36"/>
      <w:bookmarkEnd w:id="37"/>
      <w:r>
        <w:rPr>
          <w:rFonts w:hint="eastAsia"/>
          <w:color w:val="auto"/>
        </w:rPr>
        <w:t>，</w:t>
      </w:r>
      <w:r>
        <w:rPr>
          <w:rFonts w:hint="eastAsia" w:hAnsi="宋体"/>
          <w:color w:val="auto"/>
        </w:rPr>
        <w:t>取得“防爆合格证”和“安全标志证”后方可使用。</w:t>
      </w:r>
    </w:p>
    <w:p w14:paraId="510D8690">
      <w:pPr>
        <w:spacing w:before="156" w:beforeLines="50" w:after="156" w:afterLines="50"/>
        <w:rPr>
          <w:rFonts w:ascii="黑体" w:hAnsi="宋体" w:eastAsia="黑体"/>
          <w:color w:val="auto"/>
        </w:rPr>
      </w:pPr>
      <w:bookmarkStart w:id="38" w:name="_Toc181109770"/>
      <w:bookmarkStart w:id="39" w:name="_Toc110307828"/>
      <w:bookmarkStart w:id="40" w:name="_Toc118182474"/>
      <w:r>
        <w:rPr>
          <w:rFonts w:hint="eastAsia" w:ascii="黑体" w:hAnsi="宋体" w:eastAsia="黑体"/>
          <w:color w:val="auto"/>
        </w:rPr>
        <w:t>4.2 环境条件</w:t>
      </w:r>
      <w:bookmarkEnd w:id="38"/>
      <w:bookmarkEnd w:id="39"/>
      <w:bookmarkEnd w:id="40"/>
    </w:p>
    <w:p w14:paraId="664B340A">
      <w:pPr>
        <w:pStyle w:val="44"/>
        <w:tabs>
          <w:tab w:val="left" w:pos="1134"/>
          <w:tab w:val="clear" w:pos="567"/>
        </w:tabs>
        <w:spacing w:before="0" w:after="0"/>
        <w:ind w:left="1467" w:hanging="1467"/>
        <w:rPr>
          <w:color w:val="auto"/>
          <w:szCs w:val="21"/>
        </w:rPr>
      </w:pPr>
      <w:bookmarkStart w:id="41" w:name="_Toc181109771"/>
      <w:bookmarkStart w:id="42" w:name="_Toc110307829"/>
      <w:r>
        <w:rPr>
          <w:rFonts w:hint="eastAsia"/>
          <w:color w:val="auto"/>
          <w:szCs w:val="21"/>
        </w:rPr>
        <w:t xml:space="preserve">4.2.1 </w:t>
      </w:r>
      <w:bookmarkEnd w:id="41"/>
      <w:bookmarkEnd w:id="42"/>
      <w:r>
        <w:rPr>
          <w:rFonts w:hint="eastAsia"/>
          <w:color w:val="auto"/>
          <w:szCs w:val="21"/>
        </w:rPr>
        <w:t>工作环境条件：</w:t>
      </w:r>
    </w:p>
    <w:p w14:paraId="3301C2B5">
      <w:pPr>
        <w:ind w:firstLine="420" w:firstLineChars="200"/>
        <w:rPr>
          <w:rFonts w:ascii="宋体" w:hAnsi="宋体"/>
          <w:color w:val="auto"/>
          <w:szCs w:val="21"/>
        </w:rPr>
      </w:pPr>
      <w:r>
        <w:rPr>
          <w:rFonts w:hint="eastAsia" w:ascii="宋体" w:hAnsi="宋体"/>
          <w:color w:val="auto"/>
          <w:szCs w:val="21"/>
        </w:rPr>
        <w:t>a) 环境温度：</w:t>
      </w:r>
      <w:r>
        <w:rPr>
          <w:rFonts w:ascii="宋体" w:hAnsi="宋体"/>
          <w:color w:val="auto"/>
          <w:szCs w:val="21"/>
        </w:rPr>
        <w:t>0</w:t>
      </w:r>
      <w:r>
        <w:rPr>
          <w:rFonts w:hint="eastAsia" w:ascii="宋体" w:hAnsi="宋体"/>
          <w:color w:val="auto"/>
          <w:szCs w:val="21"/>
        </w:rPr>
        <w:t>℃～+</w:t>
      </w:r>
      <w:r>
        <w:rPr>
          <w:rFonts w:ascii="宋体" w:hAnsi="宋体"/>
          <w:color w:val="auto"/>
          <w:szCs w:val="21"/>
        </w:rPr>
        <w:t>4</w:t>
      </w:r>
      <w:r>
        <w:rPr>
          <w:rFonts w:hint="eastAsia" w:ascii="宋体" w:hAnsi="宋体"/>
          <w:color w:val="auto"/>
          <w:szCs w:val="21"/>
        </w:rPr>
        <w:t>0℃</w:t>
      </w:r>
      <w:r>
        <w:rPr>
          <w:rFonts w:hint="eastAsia" w:ascii="宋体" w:hAnsi="宋体"/>
          <w:color w:val="auto"/>
        </w:rPr>
        <w:t>；</w:t>
      </w:r>
    </w:p>
    <w:p w14:paraId="1CD87A13">
      <w:pPr>
        <w:ind w:firstLine="420" w:firstLineChars="200"/>
        <w:rPr>
          <w:rFonts w:ascii="宋体" w:hAnsi="宋体"/>
          <w:color w:val="auto"/>
          <w:szCs w:val="21"/>
        </w:rPr>
      </w:pPr>
      <w:r>
        <w:rPr>
          <w:rFonts w:hint="eastAsia" w:ascii="宋体" w:hAnsi="宋体"/>
          <w:color w:val="auto"/>
          <w:szCs w:val="21"/>
        </w:rPr>
        <w:t>b) 相对湿度：≤</w:t>
      </w:r>
      <w:r>
        <w:rPr>
          <w:rFonts w:ascii="宋体" w:hAnsi="宋体"/>
          <w:color w:val="auto"/>
          <w:szCs w:val="21"/>
        </w:rPr>
        <w:t>9</w:t>
      </w:r>
      <w:r>
        <w:rPr>
          <w:rFonts w:hint="eastAsia" w:ascii="宋体" w:hAnsi="宋体"/>
          <w:color w:val="auto"/>
          <w:szCs w:val="21"/>
        </w:rPr>
        <w:t>5</w:t>
      </w:r>
      <w:r>
        <w:rPr>
          <w:rFonts w:ascii="宋体" w:hAnsi="宋体"/>
          <w:color w:val="auto"/>
          <w:szCs w:val="21"/>
        </w:rPr>
        <w:t>%</w:t>
      </w:r>
      <w:r>
        <w:rPr>
          <w:rFonts w:hint="eastAsia" w:ascii="宋体" w:hAnsi="宋体"/>
          <w:color w:val="auto"/>
          <w:szCs w:val="21"/>
        </w:rPr>
        <w:t>（+25℃）；</w:t>
      </w:r>
    </w:p>
    <w:p w14:paraId="2712560B">
      <w:pPr>
        <w:ind w:firstLine="407" w:firstLineChars="194"/>
        <w:rPr>
          <w:rFonts w:hint="eastAsia" w:ascii="宋体" w:hAnsi="宋体"/>
          <w:color w:val="auto"/>
          <w:szCs w:val="21"/>
        </w:rPr>
      </w:pPr>
      <w:r>
        <w:rPr>
          <w:rFonts w:hint="eastAsia" w:ascii="宋体" w:hAnsi="宋体"/>
          <w:color w:val="auto"/>
          <w:szCs w:val="21"/>
        </w:rPr>
        <w:t>c) 大气压力：</w:t>
      </w:r>
      <w:r>
        <w:rPr>
          <w:rFonts w:ascii="宋体" w:hAnsi="宋体"/>
          <w:color w:val="auto"/>
          <w:szCs w:val="21"/>
        </w:rPr>
        <w:t>80kPa</w:t>
      </w:r>
      <w:r>
        <w:rPr>
          <w:rFonts w:hint="eastAsia" w:ascii="宋体" w:hAnsi="宋体"/>
          <w:color w:val="auto"/>
          <w:szCs w:val="21"/>
        </w:rPr>
        <w:t>～</w:t>
      </w:r>
      <w:r>
        <w:rPr>
          <w:rFonts w:ascii="宋体" w:hAnsi="宋体"/>
          <w:color w:val="auto"/>
          <w:szCs w:val="21"/>
        </w:rPr>
        <w:t>106kPa</w:t>
      </w:r>
      <w:r>
        <w:rPr>
          <w:rFonts w:hint="eastAsia" w:ascii="宋体" w:hAnsi="宋体"/>
          <w:color w:val="auto"/>
          <w:szCs w:val="21"/>
        </w:rPr>
        <w:t>；</w:t>
      </w:r>
    </w:p>
    <w:p w14:paraId="4B374AB0">
      <w:pPr>
        <w:ind w:firstLine="407" w:firstLineChars="194"/>
        <w:rPr>
          <w:rFonts w:hint="eastAsia" w:ascii="宋体" w:hAnsi="宋体"/>
          <w:color w:val="auto"/>
          <w:szCs w:val="21"/>
        </w:rPr>
      </w:pPr>
      <w:r>
        <w:rPr>
          <w:rFonts w:hint="eastAsia" w:ascii="宋体" w:hAnsi="宋体"/>
          <w:color w:val="auto"/>
          <w:szCs w:val="21"/>
        </w:rPr>
        <w:t>d) 无显著振动和冲击的地方；</w:t>
      </w:r>
    </w:p>
    <w:p w14:paraId="5CB0F714">
      <w:pPr>
        <w:ind w:firstLine="407" w:firstLineChars="194"/>
        <w:rPr>
          <w:rFonts w:hint="eastAsia" w:ascii="宋体" w:hAnsi="宋体"/>
          <w:color w:val="auto"/>
          <w:szCs w:val="21"/>
        </w:rPr>
      </w:pPr>
      <w:r>
        <w:rPr>
          <w:rFonts w:hint="eastAsia" w:ascii="宋体" w:hAnsi="宋体"/>
          <w:color w:val="auto"/>
          <w:szCs w:val="21"/>
        </w:rPr>
        <w:t>e) 环境噪声：不大于</w:t>
      </w:r>
      <w:r>
        <w:rPr>
          <w:rFonts w:ascii="宋体" w:hAnsi="宋体"/>
          <w:color w:val="auto"/>
          <w:szCs w:val="21"/>
        </w:rPr>
        <w:t>6</w:t>
      </w:r>
      <w:r>
        <w:rPr>
          <w:rFonts w:hint="eastAsia" w:ascii="宋体" w:hAnsi="宋体"/>
          <w:color w:val="auto"/>
          <w:szCs w:val="21"/>
        </w:rPr>
        <w:t>5dB（A）；</w:t>
      </w:r>
    </w:p>
    <w:p w14:paraId="249E8320">
      <w:pPr>
        <w:ind w:firstLine="407" w:firstLineChars="194"/>
        <w:rPr>
          <w:rFonts w:hint="eastAsia" w:ascii="宋体" w:hAnsi="宋体"/>
          <w:color w:val="auto"/>
          <w:szCs w:val="21"/>
        </w:rPr>
      </w:pPr>
      <w:r>
        <w:rPr>
          <w:rFonts w:hint="eastAsia" w:ascii="宋体" w:hAnsi="宋体"/>
          <w:color w:val="auto"/>
          <w:szCs w:val="21"/>
        </w:rPr>
        <w:t>f) 煤矿井下有甲烷、煤尘爆炸性混合物，但无破坏绝缘的腐蚀性气体的场合。</w:t>
      </w:r>
    </w:p>
    <w:p w14:paraId="5A4C9694">
      <w:pPr>
        <w:pStyle w:val="44"/>
        <w:tabs>
          <w:tab w:val="left" w:pos="1134"/>
          <w:tab w:val="clear" w:pos="567"/>
        </w:tabs>
        <w:spacing w:before="0" w:after="0"/>
        <w:ind w:left="1467" w:hanging="1467"/>
        <w:rPr>
          <w:rFonts w:hint="eastAsia"/>
          <w:color w:val="auto"/>
          <w:szCs w:val="21"/>
        </w:rPr>
      </w:pPr>
      <w:bookmarkStart w:id="43" w:name="_Toc110307830"/>
      <w:bookmarkStart w:id="44" w:name="_Toc181109772"/>
      <w:r>
        <w:rPr>
          <w:rFonts w:hint="eastAsia"/>
          <w:color w:val="auto"/>
          <w:szCs w:val="21"/>
        </w:rPr>
        <w:t>4.2.2 手机能承受的最恶劣的贮运条件</w:t>
      </w:r>
      <w:bookmarkEnd w:id="43"/>
      <w:bookmarkEnd w:id="44"/>
      <w:r>
        <w:rPr>
          <w:rFonts w:hint="eastAsia"/>
          <w:color w:val="auto"/>
          <w:szCs w:val="21"/>
        </w:rPr>
        <w:t>：</w:t>
      </w:r>
    </w:p>
    <w:p w14:paraId="4CC1BECB">
      <w:pPr>
        <w:ind w:firstLine="407" w:firstLineChars="194"/>
        <w:rPr>
          <w:rFonts w:ascii="宋体" w:hAnsi="宋体"/>
          <w:color w:val="auto"/>
          <w:szCs w:val="21"/>
        </w:rPr>
      </w:pPr>
      <w:r>
        <w:rPr>
          <w:rFonts w:hint="eastAsia" w:ascii="宋体" w:hAnsi="宋体"/>
          <w:color w:val="auto"/>
          <w:szCs w:val="21"/>
        </w:rPr>
        <w:t>a) 高温：</w:t>
      </w:r>
      <w:r>
        <w:rPr>
          <w:rFonts w:ascii="宋体" w:hAnsi="宋体"/>
          <w:color w:val="auto"/>
          <w:szCs w:val="21"/>
        </w:rPr>
        <w:t>+60</w:t>
      </w:r>
      <w:r>
        <w:rPr>
          <w:rFonts w:hint="eastAsia" w:ascii="宋体" w:hAnsi="宋体"/>
          <w:color w:val="auto"/>
          <w:szCs w:val="21"/>
        </w:rPr>
        <w:t>℃；</w:t>
      </w:r>
    </w:p>
    <w:p w14:paraId="27767F7F">
      <w:pPr>
        <w:ind w:firstLine="407" w:firstLineChars="194"/>
        <w:rPr>
          <w:rFonts w:ascii="宋体" w:hAnsi="宋体"/>
          <w:color w:val="auto"/>
          <w:szCs w:val="21"/>
        </w:rPr>
      </w:pPr>
      <w:r>
        <w:rPr>
          <w:rFonts w:hint="eastAsia" w:ascii="宋体" w:hAnsi="宋体"/>
          <w:color w:val="auto"/>
          <w:szCs w:val="21"/>
        </w:rPr>
        <w:t>b) 低温：</w:t>
      </w:r>
      <w:r>
        <w:rPr>
          <w:rFonts w:ascii="宋体" w:hAnsi="宋体"/>
          <w:color w:val="auto"/>
          <w:szCs w:val="21"/>
        </w:rPr>
        <w:t>-40</w:t>
      </w:r>
      <w:r>
        <w:rPr>
          <w:rFonts w:hint="eastAsia" w:ascii="宋体" w:hAnsi="宋体"/>
          <w:color w:val="auto"/>
          <w:szCs w:val="21"/>
        </w:rPr>
        <w:t>℃；</w:t>
      </w:r>
    </w:p>
    <w:p w14:paraId="2DF8DAE2">
      <w:pPr>
        <w:ind w:firstLine="407" w:firstLineChars="194"/>
        <w:rPr>
          <w:rFonts w:hint="eastAsia" w:ascii="宋体" w:hAnsi="宋体"/>
          <w:color w:val="auto"/>
          <w:szCs w:val="21"/>
        </w:rPr>
      </w:pPr>
      <w:r>
        <w:rPr>
          <w:rFonts w:hint="eastAsia" w:ascii="宋体" w:hAnsi="宋体"/>
          <w:color w:val="auto"/>
          <w:szCs w:val="21"/>
        </w:rPr>
        <w:t>c) 相对湿度：</w:t>
      </w:r>
      <w:r>
        <w:rPr>
          <w:rFonts w:ascii="宋体" w:hAnsi="宋体"/>
          <w:color w:val="auto"/>
          <w:szCs w:val="21"/>
        </w:rPr>
        <w:t>95</w:t>
      </w:r>
      <w:r>
        <w:rPr>
          <w:rFonts w:hint="eastAsia" w:ascii="宋体" w:hAnsi="宋体"/>
          <w:color w:val="auto"/>
          <w:szCs w:val="21"/>
        </w:rPr>
        <w:t>％（</w:t>
      </w:r>
      <w:r>
        <w:rPr>
          <w:rFonts w:ascii="宋体" w:hAnsi="宋体"/>
          <w:color w:val="auto"/>
          <w:szCs w:val="21"/>
        </w:rPr>
        <w:t>+25</w:t>
      </w:r>
      <w:r>
        <w:rPr>
          <w:rFonts w:hint="eastAsia" w:ascii="宋体" w:hAnsi="宋体"/>
          <w:color w:val="auto"/>
          <w:szCs w:val="21"/>
        </w:rPr>
        <w:t>℃）；</w:t>
      </w:r>
    </w:p>
    <w:p w14:paraId="651B6833">
      <w:pPr>
        <w:ind w:firstLine="407" w:firstLineChars="194"/>
        <w:rPr>
          <w:rFonts w:hint="eastAsia" w:ascii="宋体" w:hAnsi="宋体"/>
          <w:color w:val="auto"/>
          <w:szCs w:val="21"/>
        </w:rPr>
      </w:pPr>
      <w:r>
        <w:rPr>
          <w:rFonts w:hint="eastAsia" w:ascii="宋体" w:hAnsi="宋体"/>
          <w:color w:val="auto"/>
          <w:szCs w:val="21"/>
        </w:rPr>
        <w:t>d) 振动：加速度为20m/s</w:t>
      </w:r>
      <w:r>
        <w:rPr>
          <w:rFonts w:hint="eastAsia" w:ascii="宋体" w:hAnsi="宋体"/>
          <w:color w:val="auto"/>
          <w:szCs w:val="21"/>
          <w:vertAlign w:val="superscript"/>
        </w:rPr>
        <w:t>2</w:t>
      </w:r>
      <w:r>
        <w:rPr>
          <w:rFonts w:hint="eastAsia" w:ascii="宋体" w:hAnsi="宋体"/>
          <w:color w:val="auto"/>
          <w:szCs w:val="21"/>
        </w:rPr>
        <w:t>；</w:t>
      </w:r>
    </w:p>
    <w:p w14:paraId="6A3042DA">
      <w:pPr>
        <w:ind w:firstLine="420" w:firstLineChars="200"/>
        <w:rPr>
          <w:rFonts w:hint="eastAsia"/>
          <w:color w:val="auto"/>
        </w:rPr>
      </w:pPr>
      <w:r>
        <w:rPr>
          <w:rFonts w:hint="eastAsia" w:ascii="宋体" w:hAnsi="宋体"/>
          <w:color w:val="auto"/>
          <w:szCs w:val="21"/>
        </w:rPr>
        <w:t>e) 冲击：峰值加速度为</w:t>
      </w:r>
      <w:r>
        <w:rPr>
          <w:rFonts w:ascii="宋体" w:hAnsi="宋体"/>
          <w:color w:val="auto"/>
          <w:szCs w:val="21"/>
        </w:rPr>
        <w:t>500m/</w:t>
      </w:r>
      <w:r>
        <w:rPr>
          <w:rFonts w:hint="eastAsia" w:ascii="宋体" w:hAnsi="宋体"/>
          <w:color w:val="auto"/>
          <w:szCs w:val="21"/>
        </w:rPr>
        <w:t>s</w:t>
      </w:r>
      <w:r>
        <w:rPr>
          <w:rFonts w:hint="eastAsia" w:ascii="宋体" w:hAnsi="宋体"/>
          <w:color w:val="auto"/>
          <w:szCs w:val="21"/>
          <w:vertAlign w:val="superscript"/>
        </w:rPr>
        <w:t>2</w:t>
      </w:r>
      <w:r>
        <w:rPr>
          <w:rFonts w:hint="eastAsia" w:ascii="宋体" w:hAnsi="宋体"/>
          <w:color w:val="auto"/>
          <w:szCs w:val="21"/>
        </w:rPr>
        <w:t>。</w:t>
      </w:r>
    </w:p>
    <w:p w14:paraId="302452EB">
      <w:pPr>
        <w:spacing w:before="156" w:beforeLines="50" w:after="156" w:afterLines="50"/>
        <w:rPr>
          <w:rFonts w:hint="eastAsia" w:ascii="黑体" w:hAnsi="宋体" w:eastAsia="黑体"/>
          <w:color w:val="auto"/>
        </w:rPr>
      </w:pPr>
      <w:bookmarkStart w:id="45" w:name="_Toc118182475"/>
      <w:bookmarkStart w:id="46" w:name="_Ref108796620"/>
      <w:bookmarkStart w:id="47" w:name="_Toc181109773"/>
      <w:bookmarkStart w:id="48" w:name="_Toc110307831"/>
      <w:r>
        <w:rPr>
          <w:rFonts w:hint="eastAsia" w:ascii="黑体" w:hAnsi="宋体" w:eastAsia="黑体"/>
          <w:color w:val="auto"/>
        </w:rPr>
        <w:t>4.3 电气性能</w:t>
      </w:r>
      <w:bookmarkEnd w:id="45"/>
      <w:bookmarkEnd w:id="46"/>
      <w:bookmarkEnd w:id="47"/>
      <w:bookmarkEnd w:id="48"/>
    </w:p>
    <w:p w14:paraId="1FCF6287">
      <w:pPr>
        <w:rPr>
          <w:rFonts w:hint="eastAsia" w:ascii="宋体" w:hAnsi="宋体"/>
          <w:color w:val="auto"/>
        </w:rPr>
      </w:pPr>
      <w:bookmarkStart w:id="49" w:name="_Toc181105680"/>
      <w:bookmarkStart w:id="50" w:name="_Toc181105789"/>
      <w:r>
        <w:rPr>
          <w:rFonts w:hint="eastAsia" w:ascii="宋体" w:hAnsi="宋体"/>
          <w:color w:val="auto"/>
        </w:rPr>
        <w:t>4.3.1 供电参数：</w:t>
      </w:r>
    </w:p>
    <w:p w14:paraId="64FBE82D">
      <w:pPr>
        <w:ind w:firstLine="420" w:firstLineChars="200"/>
        <w:rPr>
          <w:rFonts w:hint="eastAsia" w:ascii="宋体" w:hAnsi="宋体"/>
          <w:color w:val="auto"/>
          <w:szCs w:val="21"/>
          <w:lang w:val="en-GB"/>
        </w:rPr>
      </w:pPr>
      <w:r>
        <w:rPr>
          <w:rFonts w:hint="eastAsia" w:ascii="宋体" w:hAnsi="宋体"/>
          <w:color w:val="auto"/>
          <w:szCs w:val="21"/>
        </w:rPr>
        <w:t>a) 额定</w:t>
      </w:r>
      <w:r>
        <w:rPr>
          <w:rFonts w:hint="eastAsia" w:ascii="宋体" w:hAnsi="宋体"/>
          <w:color w:val="auto"/>
          <w:szCs w:val="21"/>
          <w:lang w:val="en-GB"/>
        </w:rPr>
        <w:t>工作电压：DC</w:t>
      </w:r>
      <w:r>
        <w:rPr>
          <w:rFonts w:hint="eastAsia" w:ascii="宋体" w:hAnsi="宋体"/>
          <w:color w:val="auto"/>
          <w:szCs w:val="21"/>
        </w:rPr>
        <w:t xml:space="preserve"> </w:t>
      </w:r>
      <w:r>
        <w:rPr>
          <w:rFonts w:hint="eastAsia" w:ascii="宋体" w:hAnsi="宋体"/>
          <w:color w:val="auto"/>
          <w:szCs w:val="21"/>
          <w:lang w:val="en-GB"/>
        </w:rPr>
        <w:t>3.7V；</w:t>
      </w:r>
    </w:p>
    <w:p w14:paraId="63608CF8">
      <w:pPr>
        <w:ind w:firstLine="420" w:firstLineChars="200"/>
        <w:rPr>
          <w:rFonts w:hint="eastAsia" w:ascii="宋体" w:hAnsi="宋体"/>
          <w:color w:val="auto"/>
          <w:szCs w:val="21"/>
          <w:lang w:val="en-GB"/>
        </w:rPr>
      </w:pPr>
      <w:r>
        <w:rPr>
          <w:rFonts w:hint="eastAsia" w:ascii="宋体" w:hAnsi="宋体"/>
          <w:color w:val="auto"/>
          <w:szCs w:val="21"/>
        </w:rPr>
        <w:t>b) 最大</w:t>
      </w:r>
      <w:r>
        <w:rPr>
          <w:rFonts w:hint="eastAsia" w:ascii="宋体" w:hAnsi="宋体"/>
          <w:color w:val="auto"/>
          <w:szCs w:val="21"/>
          <w:lang w:val="en-GB"/>
        </w:rPr>
        <w:t>工作电流</w:t>
      </w:r>
      <w:r>
        <w:rPr>
          <w:rFonts w:hint="eastAsia" w:ascii="宋体" w:hAnsi="宋体"/>
          <w:color w:val="auto"/>
          <w:szCs w:val="21"/>
        </w:rPr>
        <w:t>：≤</w:t>
      </w:r>
      <w:r>
        <w:rPr>
          <w:rFonts w:hint="eastAsia" w:ascii="宋体" w:hAnsi="宋体"/>
          <w:color w:val="auto"/>
          <w:szCs w:val="21"/>
          <w:lang w:val="en-US" w:eastAsia="zh-CN"/>
        </w:rPr>
        <w:t>2</w:t>
      </w:r>
      <w:r>
        <w:rPr>
          <w:rFonts w:hint="eastAsia" w:ascii="宋体" w:hAnsi="宋体"/>
          <w:color w:val="auto"/>
          <w:szCs w:val="21"/>
        </w:rPr>
        <w:t>.</w:t>
      </w:r>
      <w:r>
        <w:rPr>
          <w:rFonts w:hint="eastAsia" w:ascii="宋体" w:hAnsi="宋体"/>
          <w:color w:val="auto"/>
          <w:szCs w:val="21"/>
          <w:lang w:val="en-US" w:eastAsia="zh-CN"/>
        </w:rPr>
        <w:t>0</w:t>
      </w:r>
      <w:r>
        <w:rPr>
          <w:rFonts w:hint="eastAsia" w:ascii="宋体" w:hAnsi="宋体"/>
          <w:color w:val="auto"/>
          <w:szCs w:val="21"/>
          <w:lang w:val="en-GB"/>
        </w:rPr>
        <w:t>A；</w:t>
      </w:r>
    </w:p>
    <w:p w14:paraId="414A394E">
      <w:pPr>
        <w:ind w:firstLine="420" w:firstLineChars="200"/>
        <w:rPr>
          <w:rFonts w:hint="eastAsia" w:ascii="宋体" w:hAnsi="宋体" w:eastAsia="宋体"/>
          <w:color w:val="auto"/>
          <w:szCs w:val="21"/>
          <w:lang w:val="en-US" w:eastAsia="zh-CN"/>
        </w:rPr>
      </w:pPr>
      <w:r>
        <w:rPr>
          <w:rFonts w:hint="eastAsia" w:ascii="宋体" w:hAnsi="宋体"/>
          <w:color w:val="auto"/>
          <w:szCs w:val="21"/>
          <w:lang w:val="en-GB"/>
        </w:rPr>
        <w:t>c</w:t>
      </w:r>
      <w:r>
        <w:rPr>
          <w:rFonts w:hint="eastAsia" w:ascii="宋体" w:hAnsi="宋体"/>
          <w:color w:val="auto"/>
          <w:szCs w:val="21"/>
        </w:rPr>
        <w:t>) 待机</w:t>
      </w:r>
      <w:r>
        <w:rPr>
          <w:rFonts w:hint="eastAsia" w:ascii="宋体" w:hAnsi="宋体"/>
          <w:color w:val="auto"/>
          <w:szCs w:val="21"/>
          <w:lang w:val="en-GB"/>
        </w:rPr>
        <w:t>电流</w:t>
      </w:r>
      <w:r>
        <w:rPr>
          <w:rFonts w:hint="eastAsia" w:ascii="宋体" w:hAnsi="宋体"/>
          <w:color w:val="auto"/>
          <w:szCs w:val="21"/>
        </w:rPr>
        <w:t>：≤5</w:t>
      </w:r>
      <w:r>
        <w:rPr>
          <w:rFonts w:hint="eastAsia" w:ascii="宋体" w:hAnsi="宋体"/>
          <w:color w:val="auto"/>
          <w:szCs w:val="21"/>
          <w:lang w:val="en-US" w:eastAsia="zh-CN"/>
        </w:rPr>
        <w:t>0</w:t>
      </w:r>
      <w:r>
        <w:rPr>
          <w:rFonts w:hint="eastAsia" w:ascii="宋体" w:hAnsi="宋体"/>
          <w:color w:val="auto"/>
          <w:szCs w:val="21"/>
          <w:lang w:val="en-GB"/>
        </w:rPr>
        <w:t>0mA；</w:t>
      </w:r>
      <w:r>
        <w:rPr>
          <w:rFonts w:hint="eastAsia" w:ascii="宋体" w:hAnsi="宋体"/>
          <w:color w:val="auto"/>
          <w:szCs w:val="21"/>
          <w:lang w:val="en-US" w:eastAsia="zh-CN"/>
        </w:rPr>
        <w:t xml:space="preserve"> </w:t>
      </w:r>
    </w:p>
    <w:p w14:paraId="4614DC5A">
      <w:pPr>
        <w:rPr>
          <w:rFonts w:hint="eastAsia" w:ascii="宋体" w:hAnsi="宋体"/>
          <w:color w:val="auto"/>
        </w:rPr>
      </w:pPr>
      <w:r>
        <w:rPr>
          <w:rFonts w:hint="eastAsia" w:ascii="宋体" w:hAnsi="宋体"/>
          <w:color w:val="auto"/>
        </w:rPr>
        <w:t>4.3.2 电池参数：</w:t>
      </w:r>
    </w:p>
    <w:p w14:paraId="0008AFB7">
      <w:pPr>
        <w:ind w:firstLine="420" w:firstLineChars="200"/>
        <w:rPr>
          <w:rFonts w:hint="eastAsia" w:ascii="宋体" w:hAnsi="宋体"/>
          <w:color w:val="auto"/>
          <w:szCs w:val="21"/>
          <w:lang w:val="en-GB"/>
        </w:rPr>
      </w:pPr>
      <w:r>
        <w:rPr>
          <w:rFonts w:hint="eastAsia" w:ascii="宋体" w:hAnsi="宋体"/>
          <w:color w:val="auto"/>
          <w:szCs w:val="21"/>
        </w:rPr>
        <w:t xml:space="preserve">a) </w:t>
      </w:r>
      <w:r>
        <w:rPr>
          <w:rFonts w:hint="eastAsia" w:ascii="宋体" w:hAnsi="宋体" w:cs="宋体"/>
          <w:color w:val="auto"/>
          <w:szCs w:val="21"/>
        </w:rPr>
        <w:t>型号规格</w:t>
      </w:r>
      <w:r>
        <w:rPr>
          <w:rFonts w:hint="eastAsia" w:ascii="宋体" w:hAnsi="宋体"/>
          <w:color w:val="auto"/>
          <w:szCs w:val="21"/>
          <w:lang w:val="en-GB"/>
        </w:rPr>
        <w:t>：</w:t>
      </w:r>
      <w:r>
        <w:rPr>
          <w:rFonts w:hint="eastAsia" w:ascii="宋体" w:hAnsi="宋体"/>
          <w:color w:val="auto"/>
          <w:szCs w:val="21"/>
          <w:lang w:val="en-US" w:eastAsia="zh-CN"/>
        </w:rPr>
        <w:t>单节</w:t>
      </w:r>
      <w:r>
        <w:rPr>
          <w:rFonts w:hint="eastAsia" w:ascii="宋体" w:hAnsi="宋体" w:eastAsia="宋体" w:cs="Times New Roman"/>
          <w:color w:val="auto"/>
          <w:szCs w:val="21"/>
          <w:lang w:val="en-US" w:eastAsia="zh-CN"/>
        </w:rPr>
        <w:t>506584/3.7/2500mAh锰酸锂锂离子电池</w:t>
      </w:r>
      <w:r>
        <w:rPr>
          <w:rFonts w:hint="eastAsia" w:ascii="宋体" w:hAnsi="宋体"/>
          <w:color w:val="auto"/>
          <w:szCs w:val="21"/>
          <w:lang w:val="en-GB"/>
        </w:rPr>
        <w:t>；</w:t>
      </w:r>
    </w:p>
    <w:p w14:paraId="5E192B54">
      <w:pPr>
        <w:ind w:firstLine="420" w:firstLineChars="200"/>
        <w:rPr>
          <w:rFonts w:ascii="宋体" w:hAnsi="宋体"/>
          <w:color w:val="auto"/>
          <w:szCs w:val="21"/>
        </w:rPr>
      </w:pPr>
      <w:r>
        <w:rPr>
          <w:rFonts w:hint="eastAsia" w:ascii="宋体" w:hAnsi="宋体"/>
          <w:color w:val="auto"/>
          <w:szCs w:val="21"/>
        </w:rPr>
        <w:t>b) 最高开路电压：</w:t>
      </w:r>
      <w:r>
        <w:rPr>
          <w:rFonts w:hint="eastAsia" w:ascii="宋体" w:hAnsi="宋体" w:cs="宋体"/>
          <w:color w:val="auto"/>
          <w:szCs w:val="21"/>
        </w:rPr>
        <w:t>≤4.</w:t>
      </w:r>
      <w:r>
        <w:rPr>
          <w:rFonts w:hint="eastAsia" w:ascii="宋体" w:hAnsi="宋体" w:cs="宋体"/>
          <w:color w:val="auto"/>
          <w:szCs w:val="21"/>
          <w:lang w:val="en-US" w:eastAsia="zh-CN"/>
        </w:rPr>
        <w:t>3</w:t>
      </w:r>
      <w:r>
        <w:rPr>
          <w:rFonts w:hint="eastAsia" w:ascii="宋体" w:hAnsi="宋体" w:cs="宋体"/>
          <w:color w:val="auto"/>
          <w:szCs w:val="21"/>
        </w:rPr>
        <w:t>V</w:t>
      </w:r>
      <w:r>
        <w:rPr>
          <w:rFonts w:hint="eastAsia" w:ascii="宋体" w:hAnsi="宋体"/>
          <w:color w:val="auto"/>
          <w:szCs w:val="21"/>
        </w:rPr>
        <w:t>；</w:t>
      </w:r>
    </w:p>
    <w:p w14:paraId="70D1DD88">
      <w:pPr>
        <w:tabs>
          <w:tab w:val="center" w:pos="4980"/>
        </w:tabs>
        <w:ind w:firstLine="420" w:firstLineChars="200"/>
        <w:rPr>
          <w:rFonts w:hint="eastAsia" w:ascii="宋体" w:hAnsi="宋体"/>
          <w:color w:val="auto"/>
          <w:szCs w:val="21"/>
        </w:rPr>
      </w:pPr>
      <w:r>
        <w:rPr>
          <w:rFonts w:hint="eastAsia" w:ascii="宋体" w:hAnsi="宋体"/>
          <w:color w:val="auto"/>
          <w:szCs w:val="21"/>
        </w:rPr>
        <w:t>c) 过流保护动作值：</w:t>
      </w:r>
      <w:r>
        <w:rPr>
          <w:rFonts w:hint="eastAsia" w:ascii="宋体" w:hAnsi="宋体" w:eastAsia="宋体" w:cs="宋体"/>
          <w:color w:val="auto"/>
          <w:szCs w:val="21"/>
          <w:lang w:val="en-US" w:eastAsia="zh-CN"/>
        </w:rPr>
        <w:t>2.2A</w:t>
      </w:r>
      <w:r>
        <w:rPr>
          <w:rFonts w:hint="eastAsia" w:ascii="宋体" w:hAnsi="宋体"/>
          <w:color w:val="auto"/>
          <w:szCs w:val="21"/>
        </w:rPr>
        <w:t>；</w:t>
      </w:r>
    </w:p>
    <w:p w14:paraId="50D01D82">
      <w:pPr>
        <w:tabs>
          <w:tab w:val="center" w:pos="4980"/>
        </w:tabs>
        <w:ind w:firstLine="420" w:firstLineChars="200"/>
        <w:rPr>
          <w:rFonts w:hint="eastAsia" w:ascii="宋体" w:hAnsi="宋体"/>
          <w:color w:val="auto"/>
          <w:szCs w:val="21"/>
        </w:rPr>
      </w:pPr>
      <w:r>
        <w:rPr>
          <w:rFonts w:hint="eastAsia" w:ascii="宋体" w:hAnsi="宋体"/>
          <w:color w:val="auto"/>
          <w:szCs w:val="21"/>
          <w:lang w:val="en-GB"/>
        </w:rPr>
        <w:t>d) 电池连续待机时间：≥11h，其中通话时间不小于2h。</w:t>
      </w:r>
    </w:p>
    <w:p w14:paraId="7232237D">
      <w:pPr>
        <w:rPr>
          <w:rFonts w:hint="eastAsia" w:ascii="宋体" w:hAnsi="宋体"/>
          <w:color w:val="auto"/>
        </w:rPr>
      </w:pPr>
      <w:r>
        <w:rPr>
          <w:rFonts w:hint="eastAsia" w:ascii="宋体" w:hAnsi="宋体"/>
          <w:color w:val="auto"/>
        </w:rPr>
        <w:t>4.3.</w:t>
      </w:r>
      <w:r>
        <w:rPr>
          <w:rFonts w:ascii="宋体" w:hAnsi="宋体"/>
          <w:color w:val="auto"/>
        </w:rPr>
        <w:t>3</w:t>
      </w:r>
      <w:r>
        <w:rPr>
          <w:rFonts w:hint="eastAsia" w:ascii="宋体" w:hAnsi="宋体"/>
          <w:color w:val="auto"/>
        </w:rPr>
        <w:t xml:space="preserve"> 无线通信（</w:t>
      </w:r>
      <w:r>
        <w:rPr>
          <w:rFonts w:hint="eastAsia" w:ascii="宋体" w:hAnsi="宋体"/>
          <w:color w:val="auto"/>
          <w:lang w:val="en-US" w:eastAsia="zh-CN"/>
        </w:rPr>
        <w:t>4</w:t>
      </w:r>
      <w:r>
        <w:rPr>
          <w:rFonts w:hint="eastAsia" w:ascii="宋体" w:hAnsi="宋体"/>
          <w:color w:val="auto"/>
        </w:rPr>
        <w:t>G）：</w:t>
      </w:r>
    </w:p>
    <w:p w14:paraId="56C18F4C">
      <w:pPr>
        <w:ind w:firstLine="420" w:firstLineChars="200"/>
        <w:rPr>
          <w:rFonts w:hint="default" w:ascii="宋体" w:hAnsi="宋体" w:eastAsia="宋体"/>
          <w:color w:val="auto"/>
          <w:szCs w:val="21"/>
          <w:lang w:val="en-US" w:eastAsia="zh-CN"/>
        </w:rPr>
      </w:pPr>
      <w:r>
        <w:rPr>
          <w:rFonts w:hint="eastAsia" w:ascii="宋体" w:hAnsi="宋体"/>
          <w:color w:val="auto"/>
          <w:szCs w:val="21"/>
        </w:rPr>
        <w:t>a) 通信制式：</w:t>
      </w:r>
      <w:r>
        <w:rPr>
          <w:rFonts w:hint="eastAsia" w:ascii="宋体" w:hAnsi="宋体"/>
          <w:color w:val="auto"/>
          <w:szCs w:val="21"/>
          <w:lang w:val="en-US" w:eastAsia="zh-CN"/>
        </w:rPr>
        <w:t>4G</w:t>
      </w:r>
    </w:p>
    <w:p w14:paraId="288B94CB">
      <w:pPr>
        <w:ind w:firstLine="420" w:firstLineChars="200"/>
        <w:rPr>
          <w:rFonts w:hint="eastAsia" w:ascii="宋体" w:hAnsi="宋体" w:eastAsia="宋体" w:cs="Times New Roman"/>
          <w:color w:val="auto"/>
          <w:szCs w:val="21"/>
          <w:lang w:val="en-US" w:eastAsia="zh-CN"/>
        </w:rPr>
      </w:pPr>
      <w:r>
        <w:rPr>
          <w:rFonts w:hint="eastAsia" w:ascii="宋体" w:hAnsi="宋体"/>
          <w:color w:val="auto"/>
          <w:szCs w:val="21"/>
        </w:rPr>
        <w:t xml:space="preserve">b) </w:t>
      </w:r>
      <w:r>
        <w:rPr>
          <w:rFonts w:hint="eastAsia" w:hAnsi="宋体"/>
          <w:color w:val="auto"/>
        </w:rPr>
        <w:t>工作频</w:t>
      </w:r>
      <w:r>
        <w:rPr>
          <w:rFonts w:hint="eastAsia" w:hAnsi="宋体"/>
          <w:color w:val="auto"/>
          <w:lang w:val="en-US" w:eastAsia="zh-CN"/>
        </w:rPr>
        <w:t>段</w:t>
      </w:r>
      <w:r>
        <w:rPr>
          <w:rFonts w:hint="eastAsia" w:ascii="宋体" w:hAnsi="宋体"/>
          <w:color w:val="auto"/>
          <w:szCs w:val="21"/>
        </w:rPr>
        <w:t>：</w:t>
      </w:r>
      <w:r>
        <w:rPr>
          <w:rFonts w:hint="eastAsia" w:hAnsi="宋体"/>
          <w:color w:val="auto"/>
        </w:rPr>
        <w:t>频</w:t>
      </w:r>
      <w:r>
        <w:rPr>
          <w:rFonts w:hint="eastAsia" w:hAnsi="宋体"/>
          <w:color w:val="auto"/>
          <w:lang w:val="en-US" w:eastAsia="zh-CN"/>
        </w:rPr>
        <w:t>段</w:t>
      </w:r>
      <w:r>
        <w:rPr>
          <w:rFonts w:hint="eastAsia" w:ascii="宋体" w:hAnsi="宋体" w:eastAsia="宋体" w:cs="Times New Roman"/>
          <w:color w:val="auto"/>
          <w:szCs w:val="21"/>
          <w:lang w:val="en-US" w:eastAsia="zh-CN"/>
        </w:rPr>
        <w:t>B1/B3/B4/B5/B8/B38/B39/B40/B41；</w:t>
      </w:r>
    </w:p>
    <w:p w14:paraId="01F8881F">
      <w:pPr>
        <w:ind w:firstLine="420" w:firstLineChars="200"/>
        <w:rPr>
          <w:rFonts w:hint="eastAsia" w:ascii="宋体" w:hAnsi="宋体"/>
          <w:color w:val="auto"/>
          <w:szCs w:val="21"/>
        </w:rPr>
      </w:pPr>
      <w:r>
        <w:rPr>
          <w:rFonts w:hint="eastAsia" w:ascii="宋体" w:hAnsi="宋体"/>
          <w:color w:val="auto"/>
          <w:szCs w:val="21"/>
        </w:rPr>
        <w:t>c) 发射功率：</w:t>
      </w:r>
      <w:r>
        <w:rPr>
          <w:rFonts w:hint="eastAsia" w:ascii="宋体" w:hAnsi="宋体"/>
          <w:color w:val="auto"/>
        </w:rPr>
        <w:t>≤33dBm</w:t>
      </w:r>
      <w:r>
        <w:rPr>
          <w:rFonts w:hint="eastAsia" w:ascii="宋体" w:hAnsi="宋体"/>
          <w:color w:val="auto"/>
          <w:szCs w:val="21"/>
        </w:rPr>
        <w:t>；</w:t>
      </w:r>
    </w:p>
    <w:p w14:paraId="7CF8AFD5">
      <w:pPr>
        <w:ind w:firstLine="420" w:firstLineChars="200"/>
        <w:rPr>
          <w:rFonts w:ascii="宋体" w:hAnsi="宋体"/>
          <w:color w:val="auto"/>
          <w:szCs w:val="21"/>
        </w:rPr>
      </w:pPr>
      <w:r>
        <w:rPr>
          <w:rFonts w:hint="eastAsia" w:ascii="宋体" w:hAnsi="宋体"/>
          <w:color w:val="auto"/>
          <w:szCs w:val="21"/>
        </w:rPr>
        <w:t>d) 接收灵敏度：≤-80dBm；</w:t>
      </w:r>
    </w:p>
    <w:p w14:paraId="01EBACE5">
      <w:pPr>
        <w:ind w:firstLine="420" w:firstLineChars="200"/>
        <w:rPr>
          <w:rFonts w:hint="eastAsia" w:ascii="宋体" w:hAnsi="宋体"/>
          <w:color w:val="auto"/>
          <w:szCs w:val="21"/>
        </w:rPr>
      </w:pPr>
      <w:r>
        <w:rPr>
          <w:rFonts w:hint="eastAsia" w:ascii="宋体" w:hAnsi="宋体"/>
          <w:color w:val="auto"/>
          <w:szCs w:val="21"/>
        </w:rPr>
        <w:t>e</w:t>
      </w:r>
      <w:r>
        <w:rPr>
          <w:rFonts w:ascii="宋体" w:hAnsi="宋体"/>
          <w:color w:val="auto"/>
          <w:szCs w:val="21"/>
        </w:rPr>
        <w:t xml:space="preserve">) </w:t>
      </w:r>
      <w:r>
        <w:rPr>
          <w:rFonts w:hint="eastAsia" w:ascii="宋体" w:hAnsi="宋体"/>
          <w:color w:val="auto"/>
          <w:szCs w:val="21"/>
        </w:rPr>
        <w:t>无线通信距离：</w:t>
      </w:r>
      <w:r>
        <w:rPr>
          <w:rFonts w:hint="eastAsia" w:ascii="宋体" w:hAnsi="宋体"/>
          <w:color w:val="auto"/>
          <w:szCs w:val="21"/>
          <w:lang w:val="en-US" w:eastAsia="zh-CN"/>
        </w:rPr>
        <w:t>2</w:t>
      </w:r>
      <w:r>
        <w:rPr>
          <w:rFonts w:ascii="宋体" w:hAnsi="宋体"/>
          <w:color w:val="auto"/>
          <w:szCs w:val="21"/>
        </w:rPr>
        <w:t>00</w:t>
      </w:r>
      <w:r>
        <w:rPr>
          <w:rFonts w:hint="eastAsia" w:ascii="宋体" w:hAnsi="宋体"/>
          <w:color w:val="auto"/>
          <w:szCs w:val="21"/>
        </w:rPr>
        <w:t>m（空旷无遮挡）。</w:t>
      </w:r>
    </w:p>
    <w:p w14:paraId="067F49E5">
      <w:pPr>
        <w:rPr>
          <w:rFonts w:hint="eastAsia" w:ascii="宋体" w:hAnsi="宋体"/>
          <w:color w:val="auto"/>
        </w:rPr>
      </w:pPr>
      <w:r>
        <w:rPr>
          <w:rFonts w:hint="eastAsia" w:ascii="宋体" w:hAnsi="宋体"/>
          <w:color w:val="auto"/>
        </w:rPr>
        <w:t>4.3.</w:t>
      </w:r>
      <w:r>
        <w:rPr>
          <w:rFonts w:hint="eastAsia" w:ascii="宋体" w:hAnsi="宋体"/>
          <w:color w:val="auto"/>
          <w:lang w:val="en-US" w:eastAsia="zh-CN"/>
        </w:rPr>
        <w:t>4</w:t>
      </w:r>
      <w:r>
        <w:rPr>
          <w:rFonts w:hint="eastAsia" w:ascii="宋体" w:hAnsi="宋体"/>
          <w:color w:val="auto"/>
        </w:rPr>
        <w:t xml:space="preserve"> 无线通信（</w:t>
      </w:r>
      <w:r>
        <w:rPr>
          <w:rFonts w:hint="eastAsia" w:ascii="宋体" w:hAnsi="宋体"/>
          <w:color w:val="auto"/>
          <w:lang w:val="en-US" w:eastAsia="zh-CN"/>
        </w:rPr>
        <w:t>5</w:t>
      </w:r>
      <w:r>
        <w:rPr>
          <w:rFonts w:hint="eastAsia" w:ascii="宋体" w:hAnsi="宋体"/>
          <w:color w:val="auto"/>
        </w:rPr>
        <w:t>G）：</w:t>
      </w:r>
    </w:p>
    <w:p w14:paraId="6EF38B96">
      <w:pPr>
        <w:ind w:firstLine="420" w:firstLineChars="200"/>
        <w:rPr>
          <w:rFonts w:hint="default" w:ascii="宋体" w:hAnsi="宋体" w:eastAsia="宋体"/>
          <w:color w:val="auto"/>
          <w:szCs w:val="21"/>
          <w:lang w:val="en-US" w:eastAsia="zh-CN"/>
        </w:rPr>
      </w:pPr>
      <w:r>
        <w:rPr>
          <w:rFonts w:hint="eastAsia" w:ascii="宋体" w:hAnsi="宋体"/>
          <w:color w:val="auto"/>
          <w:szCs w:val="21"/>
        </w:rPr>
        <w:t>a) 通信制式：</w:t>
      </w:r>
      <w:r>
        <w:rPr>
          <w:rFonts w:hint="eastAsia" w:ascii="宋体" w:hAnsi="宋体"/>
          <w:color w:val="auto"/>
          <w:lang w:val="en-US" w:eastAsia="zh-CN"/>
        </w:rPr>
        <w:t>5G NR</w:t>
      </w:r>
    </w:p>
    <w:p w14:paraId="53C3ECEC">
      <w:pPr>
        <w:ind w:firstLine="420" w:firstLineChars="200"/>
        <w:rPr>
          <w:rFonts w:hint="eastAsia" w:ascii="宋体" w:hAnsi="宋体"/>
          <w:color w:val="auto"/>
          <w:szCs w:val="21"/>
        </w:rPr>
      </w:pPr>
      <w:r>
        <w:rPr>
          <w:rFonts w:hint="eastAsia" w:ascii="宋体" w:hAnsi="宋体"/>
          <w:color w:val="auto"/>
          <w:szCs w:val="21"/>
        </w:rPr>
        <w:t xml:space="preserve">b) </w:t>
      </w:r>
      <w:r>
        <w:rPr>
          <w:rFonts w:hint="eastAsia" w:hAnsi="宋体"/>
          <w:color w:val="auto"/>
        </w:rPr>
        <w:t>工作频</w:t>
      </w:r>
      <w:r>
        <w:rPr>
          <w:rFonts w:hint="eastAsia" w:hAnsi="宋体"/>
          <w:color w:val="auto"/>
          <w:lang w:val="en-US" w:eastAsia="zh-CN"/>
        </w:rPr>
        <w:t>段</w:t>
      </w:r>
      <w:r>
        <w:rPr>
          <w:rFonts w:hint="eastAsia" w:ascii="宋体" w:hAnsi="宋体"/>
          <w:color w:val="auto"/>
          <w:szCs w:val="21"/>
        </w:rPr>
        <w:t>：</w:t>
      </w:r>
      <w:r>
        <w:rPr>
          <w:rFonts w:hint="eastAsia" w:hAnsi="宋体"/>
          <w:color w:val="auto"/>
        </w:rPr>
        <w:t>频</w:t>
      </w:r>
      <w:r>
        <w:rPr>
          <w:rFonts w:hint="eastAsia" w:hAnsi="宋体"/>
          <w:color w:val="auto"/>
          <w:lang w:val="en-US" w:eastAsia="zh-CN"/>
        </w:rPr>
        <w:t>段</w:t>
      </w:r>
      <w:r>
        <w:rPr>
          <w:rFonts w:hint="eastAsia" w:ascii="宋体" w:hAnsi="宋体"/>
          <w:color w:val="auto"/>
          <w:szCs w:val="21"/>
          <w:lang w:val="en-US" w:eastAsia="zh-CN"/>
        </w:rPr>
        <w:t>n41,n77,n78</w:t>
      </w:r>
      <w:r>
        <w:rPr>
          <w:rFonts w:hint="eastAsia" w:ascii="宋体" w:hAnsi="宋体"/>
          <w:color w:val="auto"/>
          <w:szCs w:val="21"/>
        </w:rPr>
        <w:t>；</w:t>
      </w:r>
    </w:p>
    <w:p w14:paraId="48724AE6">
      <w:pPr>
        <w:ind w:firstLine="420" w:firstLineChars="200"/>
        <w:rPr>
          <w:rFonts w:hint="eastAsia" w:ascii="宋体" w:hAnsi="宋体"/>
          <w:color w:val="auto"/>
          <w:szCs w:val="21"/>
        </w:rPr>
      </w:pPr>
      <w:r>
        <w:rPr>
          <w:rFonts w:hint="eastAsia" w:ascii="宋体" w:hAnsi="宋体"/>
          <w:color w:val="auto"/>
          <w:szCs w:val="21"/>
        </w:rPr>
        <w:t>c) 发射功率：</w:t>
      </w:r>
      <w:r>
        <w:rPr>
          <w:rFonts w:hint="eastAsia" w:ascii="宋体" w:hAnsi="宋体"/>
          <w:color w:val="auto"/>
        </w:rPr>
        <w:t>≤33dBm</w:t>
      </w:r>
      <w:r>
        <w:rPr>
          <w:rFonts w:hint="eastAsia" w:ascii="宋体" w:hAnsi="宋体"/>
          <w:color w:val="auto"/>
          <w:szCs w:val="21"/>
        </w:rPr>
        <w:t>；</w:t>
      </w:r>
    </w:p>
    <w:p w14:paraId="697BCDA1">
      <w:pPr>
        <w:ind w:firstLine="420" w:firstLineChars="200"/>
        <w:rPr>
          <w:rFonts w:ascii="宋体" w:hAnsi="宋体"/>
          <w:color w:val="auto"/>
          <w:szCs w:val="21"/>
        </w:rPr>
      </w:pPr>
      <w:r>
        <w:rPr>
          <w:rFonts w:hint="eastAsia" w:ascii="宋体" w:hAnsi="宋体"/>
          <w:color w:val="auto"/>
          <w:szCs w:val="21"/>
        </w:rPr>
        <w:t>d) 接收灵敏度：≤-80dBm；</w:t>
      </w:r>
    </w:p>
    <w:p w14:paraId="6978F5D5">
      <w:pPr>
        <w:ind w:firstLine="420" w:firstLineChars="200"/>
        <w:rPr>
          <w:rFonts w:hint="eastAsia" w:ascii="宋体" w:hAnsi="宋体"/>
          <w:color w:val="auto"/>
          <w:szCs w:val="21"/>
        </w:rPr>
      </w:pPr>
      <w:r>
        <w:rPr>
          <w:rFonts w:hint="eastAsia" w:ascii="宋体" w:hAnsi="宋体"/>
          <w:color w:val="auto"/>
          <w:szCs w:val="21"/>
        </w:rPr>
        <w:t>e</w:t>
      </w:r>
      <w:r>
        <w:rPr>
          <w:rFonts w:ascii="宋体" w:hAnsi="宋体"/>
          <w:color w:val="auto"/>
          <w:szCs w:val="21"/>
        </w:rPr>
        <w:t xml:space="preserve">) </w:t>
      </w:r>
      <w:r>
        <w:rPr>
          <w:rFonts w:hint="eastAsia" w:ascii="宋体" w:hAnsi="宋体"/>
          <w:color w:val="auto"/>
          <w:szCs w:val="21"/>
        </w:rPr>
        <w:t>无线通信距离：2</w:t>
      </w:r>
      <w:r>
        <w:rPr>
          <w:rFonts w:ascii="宋体" w:hAnsi="宋体"/>
          <w:color w:val="auto"/>
          <w:szCs w:val="21"/>
        </w:rPr>
        <w:t>00</w:t>
      </w:r>
      <w:r>
        <w:rPr>
          <w:rFonts w:hint="eastAsia" w:ascii="宋体" w:hAnsi="宋体"/>
          <w:color w:val="auto"/>
          <w:szCs w:val="21"/>
        </w:rPr>
        <w:t>m（空旷无遮挡）。</w:t>
      </w:r>
    </w:p>
    <w:bookmarkEnd w:id="49"/>
    <w:bookmarkEnd w:id="50"/>
    <w:p w14:paraId="4AD01EE4">
      <w:pPr>
        <w:rPr>
          <w:rFonts w:hint="eastAsia" w:ascii="宋体" w:hAnsi="宋体"/>
          <w:color w:val="auto"/>
          <w:szCs w:val="21"/>
        </w:rPr>
      </w:pPr>
      <w:r>
        <w:rPr>
          <w:rFonts w:hint="eastAsia" w:ascii="宋体" w:hAnsi="宋体"/>
          <w:color w:val="auto"/>
          <w:szCs w:val="21"/>
        </w:rPr>
        <w:t>4.3.</w:t>
      </w:r>
      <w:r>
        <w:rPr>
          <w:rFonts w:hint="eastAsia" w:ascii="宋体" w:hAnsi="宋体"/>
          <w:color w:val="auto"/>
          <w:szCs w:val="21"/>
          <w:lang w:val="en-US" w:eastAsia="zh-CN"/>
        </w:rPr>
        <w:t>5</w:t>
      </w:r>
      <w:r>
        <w:rPr>
          <w:rFonts w:hint="eastAsia" w:ascii="宋体" w:hAnsi="宋体"/>
          <w:color w:val="auto"/>
          <w:szCs w:val="21"/>
        </w:rPr>
        <w:t xml:space="preserve"> 振铃响度：≥</w:t>
      </w:r>
      <w:r>
        <w:rPr>
          <w:rFonts w:hint="eastAsia" w:ascii="宋体" w:hAnsi="宋体"/>
          <w:color w:val="auto"/>
          <w:szCs w:val="21"/>
          <w:lang w:val="en-US" w:eastAsia="zh-CN"/>
        </w:rPr>
        <w:t>6</w:t>
      </w:r>
      <w:r>
        <w:rPr>
          <w:rFonts w:hint="eastAsia" w:ascii="宋体" w:hAnsi="宋体"/>
          <w:color w:val="auto"/>
          <w:szCs w:val="21"/>
        </w:rPr>
        <w:t>5dB(A)。</w:t>
      </w:r>
    </w:p>
    <w:p w14:paraId="7CBF7196">
      <w:pPr>
        <w:rPr>
          <w:rFonts w:hint="eastAsia" w:ascii="宋体" w:hAnsi="宋体"/>
          <w:color w:val="auto"/>
          <w:szCs w:val="21"/>
        </w:rPr>
      </w:pPr>
      <w:r>
        <w:rPr>
          <w:rFonts w:hint="eastAsia" w:ascii="宋体" w:hAnsi="宋体"/>
          <w:color w:val="auto"/>
          <w:szCs w:val="21"/>
        </w:rPr>
        <w:t>4.3.</w:t>
      </w:r>
      <w:r>
        <w:rPr>
          <w:rFonts w:hint="eastAsia" w:ascii="宋体" w:hAnsi="宋体"/>
          <w:color w:val="auto"/>
          <w:szCs w:val="21"/>
          <w:lang w:val="en-US" w:eastAsia="zh-CN"/>
        </w:rPr>
        <w:t>6</w:t>
      </w:r>
      <w:r>
        <w:rPr>
          <w:rFonts w:hint="eastAsia" w:ascii="宋体" w:hAnsi="宋体"/>
          <w:color w:val="auto"/>
          <w:szCs w:val="21"/>
        </w:rPr>
        <w:t xml:space="preserve"> 主要功能：支持4G</w:t>
      </w:r>
      <w:r>
        <w:rPr>
          <w:rFonts w:hint="eastAsia" w:ascii="宋体" w:hAnsi="宋体"/>
          <w:color w:val="auto"/>
          <w:szCs w:val="21"/>
          <w:lang w:val="en-US" w:eastAsia="zh-CN"/>
        </w:rPr>
        <w:t>/5</w:t>
      </w:r>
      <w:r>
        <w:rPr>
          <w:rFonts w:hint="eastAsia" w:ascii="宋体" w:hAnsi="宋体"/>
          <w:color w:val="auto"/>
          <w:szCs w:val="21"/>
        </w:rPr>
        <w:t>G无线通信，具有语音、视频通话，发送、接收短消息等功能。</w:t>
      </w:r>
    </w:p>
    <w:p w14:paraId="26A6CF85">
      <w:pPr>
        <w:spacing w:before="156" w:beforeLines="50" w:after="156" w:afterLines="50"/>
        <w:rPr>
          <w:rFonts w:hint="eastAsia" w:ascii="黑体" w:hAnsi="宋体" w:eastAsia="黑体"/>
          <w:color w:val="auto"/>
        </w:rPr>
      </w:pPr>
      <w:bookmarkStart w:id="51" w:name="_Toc181105683"/>
      <w:bookmarkStart w:id="52" w:name="_Toc181105792"/>
      <w:r>
        <w:rPr>
          <w:rFonts w:hint="eastAsia" w:ascii="黑体" w:hAnsi="宋体" w:eastAsia="黑体"/>
          <w:color w:val="auto"/>
        </w:rPr>
        <w:t>4.4 电源波动适应能力</w:t>
      </w:r>
      <w:bookmarkEnd w:id="51"/>
      <w:bookmarkEnd w:id="52"/>
    </w:p>
    <w:p w14:paraId="6A74F13A">
      <w:pPr>
        <w:pStyle w:val="35"/>
        <w:rPr>
          <w:rFonts w:hint="eastAsia" w:hAnsi="宋体"/>
          <w:color w:val="auto"/>
        </w:rPr>
      </w:pPr>
      <w:r>
        <w:rPr>
          <w:rFonts w:hint="eastAsia" w:hAnsi="宋体"/>
          <w:color w:val="auto"/>
        </w:rPr>
        <w:t xml:space="preserve">手机供电电压在DC </w:t>
      </w:r>
      <w:r>
        <w:rPr>
          <w:rFonts w:hint="eastAsia"/>
          <w:color w:val="auto"/>
        </w:rPr>
        <w:t>3</w:t>
      </w:r>
      <w:r>
        <w:rPr>
          <w:rFonts w:hint="eastAsia" w:hAnsi="宋体"/>
          <w:color w:val="auto"/>
        </w:rPr>
        <w:t>.</w:t>
      </w:r>
      <w:r>
        <w:rPr>
          <w:rFonts w:hint="eastAsia" w:hAnsi="宋体"/>
          <w:color w:val="auto"/>
          <w:lang w:val="en-US" w:eastAsia="zh-CN"/>
        </w:rPr>
        <w:t>7</w:t>
      </w:r>
      <w:r>
        <w:rPr>
          <w:rFonts w:hint="eastAsia" w:hAnsi="宋体"/>
          <w:color w:val="auto"/>
        </w:rPr>
        <w:t>V～4.</w:t>
      </w:r>
      <w:r>
        <w:rPr>
          <w:rFonts w:hint="eastAsia" w:hAnsi="宋体"/>
          <w:color w:val="auto"/>
          <w:lang w:val="en-US" w:eastAsia="zh-CN"/>
        </w:rPr>
        <w:t>3</w:t>
      </w:r>
      <w:r>
        <w:rPr>
          <w:rFonts w:hint="eastAsia" w:hAnsi="宋体"/>
          <w:color w:val="auto"/>
        </w:rPr>
        <w:t>V范围内波动，其电气性能应符合第4</w:t>
      </w:r>
      <w:r>
        <w:rPr>
          <w:rFonts w:hAnsi="宋体"/>
          <w:color w:val="auto"/>
        </w:rPr>
        <w:t>.</w:t>
      </w:r>
      <w:r>
        <w:rPr>
          <w:rFonts w:hint="eastAsia" w:hAnsi="宋体"/>
          <w:color w:val="auto"/>
        </w:rPr>
        <w:t>3条的规定（</w:t>
      </w:r>
      <w:r>
        <w:rPr>
          <w:rStyle w:val="34"/>
          <w:rFonts w:hint="eastAsia" w:hAnsi="宋体"/>
          <w:color w:val="auto"/>
          <w:szCs w:val="22"/>
        </w:rPr>
        <w:t>4.3.2除外</w:t>
      </w:r>
      <w:r>
        <w:rPr>
          <w:rFonts w:hint="eastAsia" w:hAnsi="宋体"/>
          <w:color w:val="auto"/>
        </w:rPr>
        <w:t>）。</w:t>
      </w:r>
    </w:p>
    <w:p w14:paraId="7525B56F">
      <w:pPr>
        <w:spacing w:before="156" w:beforeLines="50" w:after="156" w:afterLines="50"/>
        <w:rPr>
          <w:rFonts w:hint="eastAsia" w:ascii="黑体" w:hAnsi="宋体" w:eastAsia="黑体"/>
          <w:color w:val="auto"/>
        </w:rPr>
      </w:pPr>
      <w:bookmarkStart w:id="53" w:name="_Toc181105684"/>
      <w:bookmarkStart w:id="54" w:name="_Toc181105793"/>
      <w:r>
        <w:rPr>
          <w:rFonts w:hint="eastAsia" w:ascii="黑体" w:hAnsi="宋体" w:eastAsia="黑体"/>
          <w:color w:val="auto"/>
        </w:rPr>
        <w:t>4.5 外观</w:t>
      </w:r>
      <w:bookmarkEnd w:id="53"/>
      <w:bookmarkEnd w:id="54"/>
    </w:p>
    <w:p w14:paraId="46A68D90">
      <w:pPr>
        <w:rPr>
          <w:rFonts w:ascii="宋体" w:hAnsi="宋体"/>
          <w:color w:val="auto"/>
        </w:rPr>
      </w:pPr>
      <w:bookmarkStart w:id="55" w:name="_Toc181105685"/>
      <w:bookmarkStart w:id="56" w:name="_Toc181105794"/>
      <w:r>
        <w:rPr>
          <w:rFonts w:hint="eastAsia" w:ascii="宋体" w:hAnsi="宋体"/>
          <w:color w:val="auto"/>
        </w:rPr>
        <w:t>4.5.1 手机表面不应有明显的凹痕、划伤、裂缝和变形等现象，表面涂镀层应均匀，不应起泡、龟裂和脱落；</w:t>
      </w:r>
    </w:p>
    <w:p w14:paraId="656A1E83">
      <w:pPr>
        <w:rPr>
          <w:rFonts w:ascii="宋体" w:hAnsi="宋体"/>
          <w:color w:val="auto"/>
        </w:rPr>
      </w:pPr>
      <w:r>
        <w:rPr>
          <w:rFonts w:hint="eastAsia" w:ascii="宋体" w:hAnsi="宋体"/>
          <w:color w:val="auto"/>
        </w:rPr>
        <w:t>4.5.2 金属零部件不应有锈蚀和其他机械损伤；</w:t>
      </w:r>
    </w:p>
    <w:p w14:paraId="2AC15567">
      <w:pPr>
        <w:rPr>
          <w:rFonts w:ascii="宋体" w:hAnsi="宋体"/>
          <w:color w:val="auto"/>
        </w:rPr>
      </w:pPr>
      <w:r>
        <w:rPr>
          <w:rFonts w:hint="eastAsia" w:ascii="宋体" w:hAnsi="宋体"/>
          <w:color w:val="auto"/>
        </w:rPr>
        <w:t>4.5.3 开关按键应操作灵活可靠，零部件应紧固无松动，插接的活动部件应插接自如；</w:t>
      </w:r>
    </w:p>
    <w:p w14:paraId="63AECC44">
      <w:pPr>
        <w:rPr>
          <w:rFonts w:hint="eastAsia" w:ascii="宋体" w:hAnsi="宋体"/>
          <w:color w:val="auto"/>
        </w:rPr>
      </w:pPr>
      <w:r>
        <w:rPr>
          <w:rFonts w:hint="eastAsia" w:ascii="宋体" w:hAnsi="宋体"/>
          <w:color w:val="auto"/>
        </w:rPr>
        <w:t>4.5.4 不同功能的指示灯应色彩分明，说明功能的符号文字及产品的所有标志应清晰端正、安装牢靠。</w:t>
      </w:r>
    </w:p>
    <w:p w14:paraId="0AE06180">
      <w:pPr>
        <w:spacing w:before="156" w:beforeLines="50" w:after="156" w:afterLines="50"/>
        <w:rPr>
          <w:rFonts w:hint="eastAsia" w:ascii="黑体" w:hAnsi="宋体" w:eastAsia="黑体"/>
          <w:color w:val="auto"/>
        </w:rPr>
      </w:pPr>
      <w:r>
        <w:rPr>
          <w:rFonts w:hint="eastAsia" w:ascii="黑体" w:hAnsi="宋体" w:eastAsia="黑体"/>
          <w:color w:val="auto"/>
        </w:rPr>
        <w:t>4.6 结构</w:t>
      </w:r>
      <w:bookmarkEnd w:id="55"/>
      <w:bookmarkEnd w:id="56"/>
      <w:r>
        <w:rPr>
          <w:rFonts w:hint="eastAsia" w:ascii="黑体" w:hAnsi="宋体" w:eastAsia="黑体"/>
          <w:color w:val="auto"/>
        </w:rPr>
        <w:t>要求</w:t>
      </w:r>
    </w:p>
    <w:p w14:paraId="7E4C2A21">
      <w:pPr>
        <w:pStyle w:val="6"/>
        <w:spacing w:line="360" w:lineRule="exact"/>
        <w:ind w:left="567" w:hanging="567" w:hangingChars="270"/>
        <w:rPr>
          <w:rFonts w:hint="eastAsia" w:hAnsi="宋体" w:cs="宋体"/>
          <w:color w:val="auto"/>
          <w:szCs w:val="21"/>
        </w:rPr>
      </w:pPr>
      <w:bookmarkStart w:id="57" w:name="_Toc181105795"/>
      <w:bookmarkStart w:id="58" w:name="_Toc181105686"/>
      <w:r>
        <w:rPr>
          <w:rFonts w:hint="eastAsia" w:hAnsi="宋体" w:cs="宋体"/>
          <w:color w:val="auto"/>
          <w:szCs w:val="21"/>
        </w:rPr>
        <w:t>4.</w:t>
      </w:r>
      <w:r>
        <w:rPr>
          <w:rFonts w:hAnsi="宋体" w:cs="宋体"/>
          <w:color w:val="auto"/>
          <w:szCs w:val="21"/>
        </w:rPr>
        <w:t>6</w:t>
      </w:r>
      <w:r>
        <w:rPr>
          <w:rFonts w:hint="eastAsia" w:hAnsi="宋体" w:cs="宋体"/>
          <w:color w:val="auto"/>
          <w:szCs w:val="21"/>
        </w:rPr>
        <w:t>.1</w:t>
      </w:r>
      <w:r>
        <w:rPr>
          <w:rFonts w:hAnsi="宋体" w:cs="宋体"/>
          <w:color w:val="auto"/>
          <w:szCs w:val="21"/>
        </w:rPr>
        <w:t xml:space="preserve"> </w:t>
      </w:r>
      <w:r>
        <w:rPr>
          <w:rFonts w:hint="eastAsia" w:hAnsi="宋体" w:cs="宋体"/>
          <w:color w:val="auto"/>
          <w:szCs w:val="21"/>
        </w:rPr>
        <w:t>外壳材质为</w:t>
      </w:r>
      <w:r>
        <w:rPr>
          <w:rFonts w:hint="eastAsia" w:hAnsi="宋体" w:cs="宋体"/>
          <w:color w:val="auto"/>
          <w:szCs w:val="21"/>
          <w:lang w:eastAsia="zh-CN"/>
        </w:rPr>
        <w:t>ABS塑料；</w:t>
      </w:r>
      <w:r>
        <w:rPr>
          <w:rFonts w:hint="eastAsia" w:hAnsi="宋体" w:cs="宋体"/>
          <w:color w:val="auto"/>
          <w:szCs w:val="21"/>
        </w:rPr>
        <w:t>保护套材质为抗静电硅胶；屏幕材质为钢化玻璃。</w:t>
      </w:r>
    </w:p>
    <w:p w14:paraId="10E425F6">
      <w:pPr>
        <w:pStyle w:val="6"/>
        <w:spacing w:line="360" w:lineRule="exact"/>
        <w:ind w:left="567" w:hanging="567" w:hangingChars="270"/>
        <w:rPr>
          <w:rFonts w:hAnsi="宋体"/>
          <w:color w:val="auto"/>
        </w:rPr>
      </w:pPr>
      <w:r>
        <w:rPr>
          <w:rFonts w:hint="eastAsia" w:hAnsi="宋体" w:cs="宋体"/>
          <w:color w:val="auto"/>
          <w:szCs w:val="21"/>
        </w:rPr>
        <w:t>4.</w:t>
      </w:r>
      <w:r>
        <w:rPr>
          <w:rFonts w:hAnsi="宋体" w:cs="宋体"/>
          <w:color w:val="auto"/>
          <w:szCs w:val="21"/>
        </w:rPr>
        <w:t>6</w:t>
      </w:r>
      <w:r>
        <w:rPr>
          <w:rFonts w:hint="eastAsia" w:hAnsi="宋体" w:cs="宋体"/>
          <w:color w:val="auto"/>
          <w:szCs w:val="21"/>
        </w:rPr>
        <w:t xml:space="preserve">.2 </w:t>
      </w:r>
      <w:r>
        <w:rPr>
          <w:rFonts w:hAnsi="宋体"/>
          <w:color w:val="auto"/>
        </w:rPr>
        <w:t>紧固件须进行防锈处理或者用不锈钢材料制成，并能防止自动松脱。</w:t>
      </w:r>
    </w:p>
    <w:p w14:paraId="5236DEA1">
      <w:pPr>
        <w:pStyle w:val="51"/>
        <w:spacing w:line="360" w:lineRule="exact"/>
        <w:ind w:left="0" w:leftChars="0" w:firstLine="0" w:firstLineChars="0"/>
        <w:rPr>
          <w:rFonts w:hint="eastAsia" w:hAnsi="宋体" w:cs="宋体"/>
          <w:color w:val="auto"/>
          <w:sz w:val="21"/>
          <w:szCs w:val="21"/>
        </w:rPr>
      </w:pPr>
      <w:r>
        <w:rPr>
          <w:rFonts w:hint="eastAsia" w:hAnsi="宋体" w:cs="宋体"/>
          <w:color w:val="auto"/>
          <w:sz w:val="21"/>
          <w:szCs w:val="21"/>
        </w:rPr>
        <w:t>4.</w:t>
      </w:r>
      <w:r>
        <w:rPr>
          <w:rFonts w:hAnsi="宋体" w:cs="宋体"/>
          <w:color w:val="auto"/>
          <w:sz w:val="21"/>
          <w:szCs w:val="21"/>
        </w:rPr>
        <w:t>6</w:t>
      </w:r>
      <w:r>
        <w:rPr>
          <w:rFonts w:hint="eastAsia" w:hAnsi="宋体" w:cs="宋体"/>
          <w:color w:val="auto"/>
          <w:sz w:val="21"/>
          <w:szCs w:val="21"/>
        </w:rPr>
        <w:t>.3 零部件、元器件及其它结构要求应符合MT 209第7章、第8章、第9章的有关规定。</w:t>
      </w:r>
    </w:p>
    <w:p w14:paraId="4AA8AED2">
      <w:pPr>
        <w:pStyle w:val="6"/>
        <w:spacing w:line="288" w:lineRule="auto"/>
        <w:rPr>
          <w:rFonts w:hint="eastAsia" w:hAnsi="宋体"/>
          <w:color w:val="auto"/>
          <w:szCs w:val="21"/>
          <w:lang w:eastAsia="zh-CN"/>
        </w:rPr>
      </w:pPr>
      <w:r>
        <w:rPr>
          <w:rFonts w:hint="eastAsia" w:hAnsi="宋体" w:cs="宋体"/>
          <w:color w:val="auto"/>
          <w:kern w:val="0"/>
          <w:szCs w:val="21"/>
        </w:rPr>
        <w:t>4</w:t>
      </w:r>
      <w:r>
        <w:rPr>
          <w:rFonts w:hAnsi="宋体" w:cs="宋体"/>
          <w:color w:val="auto"/>
          <w:kern w:val="0"/>
          <w:szCs w:val="21"/>
        </w:rPr>
        <w:t xml:space="preserve">.6.4 </w:t>
      </w:r>
      <w:r>
        <w:rPr>
          <w:rFonts w:hint="eastAsia" w:hAnsi="宋体"/>
          <w:color w:val="auto"/>
        </w:rPr>
        <w:t>防爆</w:t>
      </w:r>
      <w:r>
        <w:rPr>
          <w:rFonts w:hAnsi="宋体"/>
          <w:color w:val="auto"/>
        </w:rPr>
        <w:t>结构</w:t>
      </w:r>
      <w:r>
        <w:rPr>
          <w:rFonts w:ascii="Times New Roman" w:hAnsi="宋体"/>
          <w:color w:val="auto"/>
        </w:rPr>
        <w:t>应符</w:t>
      </w:r>
      <w:r>
        <w:rPr>
          <w:rFonts w:hAnsi="宋体" w:cs="宋体"/>
          <w:color w:val="auto"/>
          <w:kern w:val="0"/>
          <w:szCs w:val="21"/>
          <w:lang w:val="en-US" w:eastAsia="zh-CN"/>
        </w:rPr>
        <w:t>合GB/T 3836.1-2021、GB/T 3836.4-2021的有关规</w:t>
      </w:r>
      <w:r>
        <w:rPr>
          <w:rFonts w:hAnsi="宋体"/>
          <w:color w:val="auto"/>
        </w:rPr>
        <w:t>定</w:t>
      </w:r>
      <w:r>
        <w:rPr>
          <w:rFonts w:hAnsi="宋体"/>
          <w:color w:val="auto"/>
          <w:szCs w:val="21"/>
        </w:rPr>
        <w:t>。</w:t>
      </w:r>
    </w:p>
    <w:p w14:paraId="561912F8">
      <w:pPr>
        <w:tabs>
          <w:tab w:val="right" w:pos="8306"/>
        </w:tabs>
        <w:spacing w:line="288" w:lineRule="auto"/>
        <w:rPr>
          <w:rFonts w:hint="eastAsia"/>
          <w:color w:val="auto"/>
        </w:rPr>
      </w:pPr>
      <w:r>
        <w:rPr>
          <w:rFonts w:hint="eastAsia" w:ascii="宋体" w:hAnsi="宋体" w:cs="宋体"/>
          <w:color w:val="auto"/>
          <w:kern w:val="0"/>
          <w:szCs w:val="21"/>
        </w:rPr>
        <w:t>4.</w:t>
      </w:r>
      <w:r>
        <w:rPr>
          <w:rFonts w:ascii="宋体" w:hAnsi="宋体" w:cs="宋体"/>
          <w:color w:val="auto"/>
          <w:kern w:val="0"/>
          <w:szCs w:val="21"/>
        </w:rPr>
        <w:t>6</w:t>
      </w:r>
      <w:r>
        <w:rPr>
          <w:rFonts w:hint="eastAsia" w:ascii="宋体" w:hAnsi="宋体" w:cs="宋体"/>
          <w:color w:val="auto"/>
          <w:kern w:val="0"/>
          <w:szCs w:val="21"/>
        </w:rPr>
        <w:t xml:space="preserve">.5 </w:t>
      </w:r>
      <w:r>
        <w:rPr>
          <w:rFonts w:hint="eastAsia" w:ascii="宋体" w:hAnsi="宋体"/>
          <w:color w:val="auto"/>
        </w:rPr>
        <w:t>电路板在调试完毕清洗后，喷涂三防漆两遍。</w:t>
      </w:r>
    </w:p>
    <w:p w14:paraId="5EBF5E63">
      <w:pPr>
        <w:spacing w:before="156" w:beforeLines="50" w:after="156" w:afterLines="50"/>
        <w:rPr>
          <w:rFonts w:hint="eastAsia" w:ascii="黑体" w:hAnsi="宋体" w:eastAsia="黑体"/>
          <w:color w:val="auto"/>
        </w:rPr>
      </w:pPr>
      <w:r>
        <w:rPr>
          <w:rFonts w:hint="eastAsia" w:ascii="黑体" w:hAnsi="宋体" w:eastAsia="黑体"/>
          <w:color w:val="auto"/>
        </w:rPr>
        <w:t>4.7 电气安全</w:t>
      </w:r>
    </w:p>
    <w:bookmarkEnd w:id="57"/>
    <w:bookmarkEnd w:id="58"/>
    <w:p w14:paraId="2C82470A">
      <w:pPr>
        <w:rPr>
          <w:rFonts w:hint="eastAsia" w:ascii="宋体" w:hAnsi="宋体"/>
          <w:color w:val="auto"/>
        </w:rPr>
      </w:pPr>
      <w:r>
        <w:rPr>
          <w:rFonts w:hint="eastAsia" w:ascii="宋体" w:hAnsi="宋体"/>
          <w:color w:val="auto"/>
          <w:szCs w:val="21"/>
        </w:rPr>
        <w:t>4.7.1</w:t>
      </w:r>
      <w:r>
        <w:rPr>
          <w:rFonts w:hint="eastAsia" w:ascii="宋体" w:hAnsi="宋体"/>
          <w:color w:val="auto"/>
        </w:rPr>
        <w:t xml:space="preserve"> </w:t>
      </w:r>
      <w:r>
        <w:rPr>
          <w:rFonts w:hint="eastAsia" w:ascii="宋体" w:hAnsi="宋体"/>
          <w:color w:val="auto"/>
          <w:szCs w:val="21"/>
        </w:rPr>
        <w:t>绝缘电阻</w:t>
      </w:r>
    </w:p>
    <w:p w14:paraId="0AFACAE0">
      <w:pPr>
        <w:ind w:firstLine="420" w:firstLineChars="200"/>
        <w:rPr>
          <w:rFonts w:hint="eastAsia" w:ascii="宋体" w:hAnsi="宋体"/>
          <w:color w:val="auto"/>
        </w:rPr>
      </w:pPr>
      <w:r>
        <w:rPr>
          <w:rFonts w:hint="eastAsia" w:ascii="宋体" w:hAnsi="宋体"/>
          <w:color w:val="auto"/>
        </w:rPr>
        <w:t>本安端子与外壳间的绝缘电阻应不小于表1的规定。</w:t>
      </w:r>
    </w:p>
    <w:p w14:paraId="1377DF7A">
      <w:pPr>
        <w:rPr>
          <w:rFonts w:hint="eastAsia" w:ascii="宋体" w:hAnsi="宋体"/>
          <w:color w:val="auto"/>
          <w:szCs w:val="21"/>
        </w:rPr>
      </w:pPr>
      <w:r>
        <w:rPr>
          <w:rFonts w:hint="eastAsia" w:ascii="宋体" w:hAnsi="宋体"/>
          <w:color w:val="auto"/>
          <w:szCs w:val="21"/>
        </w:rPr>
        <w:t>4.7.2 工频耐压</w:t>
      </w:r>
    </w:p>
    <w:p w14:paraId="68F7F3DB">
      <w:pPr>
        <w:ind w:firstLine="420" w:firstLineChars="200"/>
        <w:rPr>
          <w:rFonts w:hint="eastAsia" w:ascii="宋体" w:hAnsi="宋体"/>
          <w:color w:val="auto"/>
        </w:rPr>
      </w:pPr>
      <w:r>
        <w:rPr>
          <w:rFonts w:hint="eastAsia" w:ascii="宋体" w:hAnsi="宋体"/>
          <w:color w:val="auto"/>
        </w:rPr>
        <w:t>符合表1规定</w:t>
      </w:r>
      <w:r>
        <w:rPr>
          <w:rFonts w:hint="eastAsia" w:ascii="宋体" w:hAnsi="宋体" w:cs="宋体"/>
          <w:color w:val="auto"/>
          <w:szCs w:val="21"/>
        </w:rPr>
        <w:t>手机本安端子与外壳之间应能承受500V、50Hz、</w:t>
      </w:r>
      <w:r>
        <w:rPr>
          <w:rFonts w:hint="eastAsia" w:ascii="宋体" w:hAnsi="宋体"/>
          <w:color w:val="auto"/>
        </w:rPr>
        <w:t>历时1min的工频耐压试验,试验时不能出现击穿或闪络现象，且漏电流不得大于5mA。</w:t>
      </w:r>
    </w:p>
    <w:p w14:paraId="61F925E1">
      <w:pPr>
        <w:spacing w:before="156" w:beforeLines="50" w:after="156" w:afterLines="50"/>
        <w:ind w:firstLine="420" w:firstLineChars="200"/>
        <w:rPr>
          <w:rFonts w:hint="eastAsia" w:ascii="黑体" w:hAnsi="宋体" w:eastAsia="黑体"/>
          <w:color w:val="auto"/>
          <w:spacing w:val="8"/>
        </w:rPr>
      </w:pPr>
      <w:r>
        <w:rPr>
          <w:rFonts w:hint="eastAsia" w:ascii="宋体" w:hAnsi="宋体"/>
          <w:color w:val="auto"/>
        </w:rPr>
        <w:t xml:space="preserve">                                   </w:t>
      </w:r>
      <w:r>
        <w:rPr>
          <w:rFonts w:hint="eastAsia" w:ascii="黑体" w:hAnsi="宋体" w:eastAsia="黑体"/>
          <w:color w:val="auto"/>
        </w:rPr>
        <w:t xml:space="preserve"> 表1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3"/>
        <w:gridCol w:w="1620"/>
        <w:gridCol w:w="1620"/>
        <w:gridCol w:w="2160"/>
      </w:tblGrid>
      <w:tr w14:paraId="5BAB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99" w:hRule="atLeast"/>
          <w:jc w:val="center"/>
        </w:trPr>
        <w:tc>
          <w:tcPr>
            <w:tcW w:w="2843" w:type="dxa"/>
            <w:vMerge w:val="restart"/>
            <w:noWrap w:val="0"/>
            <w:vAlign w:val="center"/>
          </w:tcPr>
          <w:p w14:paraId="4B77A4E9">
            <w:pPr>
              <w:jc w:val="center"/>
              <w:rPr>
                <w:rFonts w:ascii="宋体" w:hAnsi="宋体"/>
                <w:color w:val="auto"/>
                <w:sz w:val="18"/>
                <w:szCs w:val="18"/>
              </w:rPr>
            </w:pPr>
            <w:r>
              <w:rPr>
                <w:rFonts w:ascii="宋体" w:hAnsi="宋体"/>
                <w:color w:val="auto"/>
                <w:sz w:val="18"/>
                <w:szCs w:val="18"/>
              </w:rPr>
              <w:t>试验部位</w:t>
            </w:r>
          </w:p>
        </w:tc>
        <w:tc>
          <w:tcPr>
            <w:tcW w:w="3240" w:type="dxa"/>
            <w:gridSpan w:val="2"/>
            <w:noWrap w:val="0"/>
            <w:vAlign w:val="center"/>
          </w:tcPr>
          <w:p w14:paraId="1562823D">
            <w:pPr>
              <w:jc w:val="center"/>
              <w:rPr>
                <w:rFonts w:ascii="宋体" w:hAnsi="宋体"/>
                <w:color w:val="auto"/>
                <w:sz w:val="18"/>
                <w:szCs w:val="18"/>
              </w:rPr>
            </w:pPr>
            <w:r>
              <w:rPr>
                <w:rFonts w:ascii="宋体" w:hAnsi="宋体"/>
                <w:color w:val="auto"/>
                <w:sz w:val="18"/>
                <w:szCs w:val="18"/>
              </w:rPr>
              <w:t>绝缘电阻(MΩ)</w:t>
            </w:r>
          </w:p>
        </w:tc>
        <w:tc>
          <w:tcPr>
            <w:tcW w:w="2160" w:type="dxa"/>
            <w:vMerge w:val="restart"/>
            <w:noWrap w:val="0"/>
            <w:vAlign w:val="center"/>
          </w:tcPr>
          <w:p w14:paraId="24566D5C">
            <w:pPr>
              <w:jc w:val="center"/>
              <w:rPr>
                <w:rFonts w:ascii="宋体" w:hAnsi="宋体"/>
                <w:color w:val="auto"/>
                <w:sz w:val="18"/>
                <w:szCs w:val="18"/>
              </w:rPr>
            </w:pPr>
            <w:r>
              <w:rPr>
                <w:rFonts w:ascii="宋体" w:hAnsi="宋体"/>
                <w:color w:val="auto"/>
                <w:sz w:val="18"/>
                <w:szCs w:val="18"/>
              </w:rPr>
              <w:t>工频耐压（AC V）</w:t>
            </w:r>
          </w:p>
        </w:tc>
      </w:tr>
      <w:tr w14:paraId="5D30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99" w:hRule="atLeast"/>
          <w:jc w:val="center"/>
        </w:trPr>
        <w:tc>
          <w:tcPr>
            <w:tcW w:w="2843" w:type="dxa"/>
            <w:vMerge w:val="continue"/>
            <w:noWrap w:val="0"/>
            <w:vAlign w:val="center"/>
          </w:tcPr>
          <w:p w14:paraId="1425C1C7">
            <w:pPr>
              <w:jc w:val="center"/>
              <w:rPr>
                <w:rFonts w:ascii="宋体" w:hAnsi="宋体"/>
                <w:color w:val="auto"/>
                <w:sz w:val="18"/>
                <w:szCs w:val="18"/>
              </w:rPr>
            </w:pPr>
          </w:p>
        </w:tc>
        <w:tc>
          <w:tcPr>
            <w:tcW w:w="1620" w:type="dxa"/>
            <w:noWrap w:val="0"/>
            <w:vAlign w:val="center"/>
          </w:tcPr>
          <w:p w14:paraId="3E184A67">
            <w:pPr>
              <w:jc w:val="center"/>
              <w:rPr>
                <w:rFonts w:ascii="宋体" w:hAnsi="宋体"/>
                <w:color w:val="auto"/>
                <w:sz w:val="18"/>
                <w:szCs w:val="18"/>
              </w:rPr>
            </w:pPr>
            <w:r>
              <w:rPr>
                <w:rFonts w:ascii="宋体" w:hAnsi="宋体"/>
                <w:color w:val="auto"/>
                <w:sz w:val="18"/>
                <w:szCs w:val="18"/>
              </w:rPr>
              <w:t>湿热试验前</w:t>
            </w:r>
          </w:p>
        </w:tc>
        <w:tc>
          <w:tcPr>
            <w:tcW w:w="1620" w:type="dxa"/>
            <w:noWrap w:val="0"/>
            <w:vAlign w:val="center"/>
          </w:tcPr>
          <w:p w14:paraId="6F15A33F">
            <w:pPr>
              <w:jc w:val="center"/>
              <w:rPr>
                <w:rFonts w:ascii="宋体" w:hAnsi="宋体"/>
                <w:color w:val="auto"/>
                <w:sz w:val="18"/>
                <w:szCs w:val="18"/>
              </w:rPr>
            </w:pPr>
            <w:r>
              <w:rPr>
                <w:rFonts w:ascii="宋体" w:hAnsi="宋体"/>
                <w:color w:val="auto"/>
                <w:sz w:val="18"/>
                <w:szCs w:val="18"/>
              </w:rPr>
              <w:t>湿热试验后</w:t>
            </w:r>
          </w:p>
        </w:tc>
        <w:tc>
          <w:tcPr>
            <w:tcW w:w="2160" w:type="dxa"/>
            <w:vMerge w:val="continue"/>
            <w:noWrap w:val="0"/>
            <w:vAlign w:val="center"/>
          </w:tcPr>
          <w:p w14:paraId="03AB537A">
            <w:pPr>
              <w:jc w:val="center"/>
              <w:rPr>
                <w:rFonts w:ascii="宋体" w:hAnsi="宋体"/>
                <w:color w:val="auto"/>
                <w:sz w:val="18"/>
                <w:szCs w:val="18"/>
              </w:rPr>
            </w:pPr>
          </w:p>
        </w:tc>
      </w:tr>
      <w:tr w14:paraId="1BC1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9" w:hRule="atLeast"/>
          <w:jc w:val="center"/>
        </w:trPr>
        <w:tc>
          <w:tcPr>
            <w:tcW w:w="2843" w:type="dxa"/>
            <w:noWrap w:val="0"/>
            <w:vAlign w:val="center"/>
          </w:tcPr>
          <w:p w14:paraId="356E10A5">
            <w:pPr>
              <w:jc w:val="center"/>
              <w:rPr>
                <w:rFonts w:ascii="宋体" w:hAnsi="宋体"/>
                <w:color w:val="auto"/>
                <w:sz w:val="18"/>
                <w:szCs w:val="18"/>
              </w:rPr>
            </w:pPr>
            <w:r>
              <w:rPr>
                <w:rFonts w:ascii="宋体" w:hAnsi="宋体"/>
                <w:color w:val="auto"/>
                <w:sz w:val="18"/>
                <w:szCs w:val="18"/>
              </w:rPr>
              <w:t>本安端子与外壳之间</w:t>
            </w:r>
          </w:p>
        </w:tc>
        <w:tc>
          <w:tcPr>
            <w:tcW w:w="1620" w:type="dxa"/>
            <w:noWrap w:val="0"/>
            <w:vAlign w:val="center"/>
          </w:tcPr>
          <w:p w14:paraId="4A858513">
            <w:pPr>
              <w:jc w:val="center"/>
              <w:rPr>
                <w:rFonts w:ascii="宋体" w:hAnsi="宋体"/>
                <w:color w:val="auto"/>
                <w:sz w:val="18"/>
                <w:szCs w:val="18"/>
              </w:rPr>
            </w:pPr>
            <w:r>
              <w:rPr>
                <w:rFonts w:ascii="宋体" w:hAnsi="宋体"/>
                <w:color w:val="auto"/>
                <w:sz w:val="18"/>
                <w:szCs w:val="18"/>
              </w:rPr>
              <w:t>10</w:t>
            </w:r>
          </w:p>
        </w:tc>
        <w:tc>
          <w:tcPr>
            <w:tcW w:w="1620" w:type="dxa"/>
            <w:noWrap w:val="0"/>
            <w:vAlign w:val="center"/>
          </w:tcPr>
          <w:p w14:paraId="443DEF62">
            <w:pPr>
              <w:jc w:val="center"/>
              <w:rPr>
                <w:rFonts w:ascii="宋体" w:hAnsi="宋体"/>
                <w:color w:val="auto"/>
                <w:sz w:val="18"/>
                <w:szCs w:val="18"/>
              </w:rPr>
            </w:pPr>
            <w:r>
              <w:rPr>
                <w:rFonts w:ascii="宋体" w:hAnsi="宋体"/>
                <w:color w:val="auto"/>
                <w:sz w:val="18"/>
                <w:szCs w:val="18"/>
              </w:rPr>
              <w:t>1</w:t>
            </w:r>
            <w:r>
              <w:rPr>
                <w:rFonts w:hint="default" w:ascii="宋体" w:hAnsi="宋体"/>
                <w:color w:val="auto"/>
                <w:sz w:val="18"/>
                <w:szCs w:val="18"/>
              </w:rPr>
              <w:t>.0</w:t>
            </w:r>
          </w:p>
        </w:tc>
        <w:tc>
          <w:tcPr>
            <w:tcW w:w="2160" w:type="dxa"/>
            <w:noWrap w:val="0"/>
            <w:vAlign w:val="center"/>
          </w:tcPr>
          <w:p w14:paraId="687D521D">
            <w:pPr>
              <w:jc w:val="center"/>
              <w:rPr>
                <w:rFonts w:ascii="宋体" w:hAnsi="宋体"/>
                <w:color w:val="auto"/>
                <w:sz w:val="18"/>
                <w:szCs w:val="18"/>
              </w:rPr>
            </w:pPr>
            <w:r>
              <w:rPr>
                <w:rFonts w:ascii="宋体" w:hAnsi="宋体"/>
                <w:color w:val="auto"/>
                <w:sz w:val="18"/>
                <w:szCs w:val="18"/>
              </w:rPr>
              <w:t>500</w:t>
            </w:r>
          </w:p>
        </w:tc>
      </w:tr>
    </w:tbl>
    <w:p w14:paraId="79145544">
      <w:pPr>
        <w:spacing w:before="156" w:beforeLines="50" w:after="156" w:afterLines="50"/>
        <w:rPr>
          <w:rFonts w:hint="eastAsia" w:ascii="黑体" w:hAnsi="宋体" w:eastAsia="黑体"/>
          <w:color w:val="auto"/>
        </w:rPr>
      </w:pPr>
      <w:r>
        <w:rPr>
          <w:rFonts w:hint="eastAsia" w:ascii="黑体" w:hAnsi="宋体" w:eastAsia="黑体"/>
          <w:color w:val="auto"/>
        </w:rPr>
        <w:t>4.8 工作稳定性</w:t>
      </w:r>
    </w:p>
    <w:p w14:paraId="1A77FA8D">
      <w:pPr>
        <w:pStyle w:val="55"/>
        <w:ind w:firstLine="403"/>
        <w:rPr>
          <w:rStyle w:val="34"/>
          <w:rFonts w:hint="eastAsia" w:hAnsi="宋体"/>
          <w:color w:val="auto"/>
          <w:szCs w:val="22"/>
        </w:rPr>
      </w:pPr>
      <w:r>
        <w:rPr>
          <w:rStyle w:val="34"/>
          <w:rFonts w:hint="eastAsia" w:hAnsi="宋体"/>
          <w:color w:val="auto"/>
        </w:rPr>
        <w:t>在通电状态下，时</w:t>
      </w:r>
      <w:r>
        <w:rPr>
          <w:rStyle w:val="34"/>
          <w:rFonts w:hint="eastAsia" w:hAnsi="宋体"/>
          <w:color w:val="auto"/>
          <w:szCs w:val="21"/>
        </w:rPr>
        <w:t>间不少</w:t>
      </w:r>
      <w:r>
        <w:rPr>
          <w:rFonts w:hint="eastAsia" w:ascii="宋体" w:hAnsi="宋体"/>
          <w:color w:val="auto"/>
          <w:sz w:val="21"/>
          <w:szCs w:val="21"/>
        </w:rPr>
        <w:t>于2天</w:t>
      </w:r>
      <w:r>
        <w:rPr>
          <w:rStyle w:val="34"/>
          <w:rFonts w:hint="eastAsia" w:hAnsi="宋体"/>
          <w:color w:val="auto"/>
          <w:szCs w:val="21"/>
        </w:rPr>
        <w:t>，每天</w:t>
      </w:r>
      <w:r>
        <w:rPr>
          <w:rStyle w:val="34"/>
          <w:rFonts w:hint="eastAsia" w:hAnsi="宋体"/>
          <w:color w:val="auto"/>
        </w:rPr>
        <w:t>检测一次，其电气性能应符合第4.3条</w:t>
      </w:r>
      <w:r>
        <w:rPr>
          <w:rStyle w:val="34"/>
          <w:rFonts w:hint="eastAsia" w:hAnsi="宋体"/>
          <w:color w:val="auto"/>
          <w:szCs w:val="22"/>
        </w:rPr>
        <w:t>的规定（4.3.2除外）。</w:t>
      </w:r>
    </w:p>
    <w:p w14:paraId="0FD713BA">
      <w:pPr>
        <w:spacing w:before="156" w:beforeLines="50" w:after="156" w:afterLines="50"/>
        <w:rPr>
          <w:rFonts w:hint="eastAsia" w:ascii="黑体" w:hAnsi="宋体" w:eastAsia="黑体"/>
          <w:color w:val="auto"/>
        </w:rPr>
      </w:pPr>
      <w:r>
        <w:rPr>
          <w:rFonts w:hint="eastAsia" w:ascii="黑体" w:hAnsi="宋体" w:eastAsia="黑体"/>
          <w:color w:val="auto"/>
        </w:rPr>
        <w:t>4.9 环境适应性</w:t>
      </w:r>
    </w:p>
    <w:p w14:paraId="10AC3010">
      <w:pPr>
        <w:pStyle w:val="24"/>
        <w:ind w:firstLine="0" w:firstLineChars="0"/>
        <w:rPr>
          <w:rFonts w:hint="eastAsia"/>
          <w:color w:val="auto"/>
        </w:rPr>
      </w:pPr>
      <w:r>
        <w:rPr>
          <w:rFonts w:hint="eastAsia"/>
          <w:color w:val="auto"/>
        </w:rPr>
        <w:t>4.9.1 低温工作</w:t>
      </w:r>
    </w:p>
    <w:p w14:paraId="0D212B7F">
      <w:pPr>
        <w:pStyle w:val="24"/>
        <w:ind w:firstLine="420"/>
        <w:rPr>
          <w:rFonts w:hint="eastAsia"/>
          <w:color w:val="auto"/>
        </w:rPr>
      </w:pPr>
      <w:r>
        <w:rPr>
          <w:rFonts w:hint="eastAsia"/>
          <w:color w:val="auto"/>
        </w:rPr>
        <w:t>手机在工作状态应能承受表2所规定的低温工作试验，其电气性能、外观符合本文件4.3、4.5中的规定（4.3.3.e条除外）。</w:t>
      </w:r>
    </w:p>
    <w:p w14:paraId="07073AB5">
      <w:pPr>
        <w:pStyle w:val="24"/>
        <w:ind w:firstLine="0" w:firstLineChars="0"/>
        <w:rPr>
          <w:rFonts w:hint="eastAsia"/>
          <w:color w:val="auto"/>
        </w:rPr>
      </w:pPr>
      <w:r>
        <w:rPr>
          <w:rFonts w:hint="eastAsia"/>
          <w:color w:val="auto"/>
        </w:rPr>
        <w:t>4.9.2 高温工作</w:t>
      </w:r>
    </w:p>
    <w:p w14:paraId="647E3678">
      <w:pPr>
        <w:pStyle w:val="24"/>
        <w:ind w:firstLine="420"/>
        <w:rPr>
          <w:rFonts w:hint="eastAsia"/>
          <w:color w:val="auto"/>
        </w:rPr>
      </w:pPr>
      <w:r>
        <w:rPr>
          <w:rFonts w:hint="eastAsia"/>
          <w:color w:val="auto"/>
        </w:rPr>
        <w:t>手机在工作状态应能承受表2所规定的高温工作试验，其电气性能、外观符合本文件4.3、4.5中的规定（4.3.3.e条除外）。</w:t>
      </w:r>
    </w:p>
    <w:p w14:paraId="685A6724">
      <w:pPr>
        <w:pStyle w:val="24"/>
        <w:ind w:firstLine="0" w:firstLineChars="0"/>
        <w:rPr>
          <w:rFonts w:hint="eastAsia"/>
          <w:color w:val="auto"/>
        </w:rPr>
      </w:pPr>
      <w:r>
        <w:rPr>
          <w:rFonts w:hint="eastAsia"/>
          <w:color w:val="auto"/>
        </w:rPr>
        <w:t>4.9.3 低温贮存</w:t>
      </w:r>
    </w:p>
    <w:p w14:paraId="644B8FE1">
      <w:pPr>
        <w:pStyle w:val="24"/>
        <w:ind w:firstLine="420"/>
        <w:rPr>
          <w:rFonts w:hint="eastAsia"/>
          <w:color w:val="auto"/>
        </w:rPr>
      </w:pPr>
      <w:r>
        <w:rPr>
          <w:rFonts w:hint="eastAsia"/>
          <w:color w:val="auto"/>
        </w:rPr>
        <w:t>手机在非工作状态应能承受表2所规定的低温贮存试验，恢复后其电气性能、外观符合本文件4.3、4.5中的规定。</w:t>
      </w:r>
    </w:p>
    <w:p w14:paraId="309162A8">
      <w:pPr>
        <w:pStyle w:val="24"/>
        <w:ind w:firstLine="0" w:firstLineChars="0"/>
        <w:rPr>
          <w:rFonts w:hint="eastAsia"/>
          <w:color w:val="auto"/>
        </w:rPr>
      </w:pPr>
      <w:r>
        <w:rPr>
          <w:rFonts w:hint="eastAsia"/>
          <w:color w:val="auto"/>
        </w:rPr>
        <w:t>4.9.4 高温贮存</w:t>
      </w:r>
    </w:p>
    <w:p w14:paraId="5E8459BA">
      <w:pPr>
        <w:pStyle w:val="24"/>
        <w:ind w:firstLine="420"/>
        <w:rPr>
          <w:rFonts w:hint="eastAsia"/>
          <w:color w:val="auto"/>
        </w:rPr>
      </w:pPr>
      <w:r>
        <w:rPr>
          <w:rFonts w:hint="eastAsia"/>
          <w:color w:val="auto"/>
        </w:rPr>
        <w:t>手机在非工作状态应能承受表2所规定的高温贮存试验，恢复后其电气性能、外观符合本文件4.3、4.5中的规定。</w:t>
      </w:r>
    </w:p>
    <w:p w14:paraId="4860F335">
      <w:pPr>
        <w:pStyle w:val="24"/>
        <w:pBdr>
          <w:top w:val="none" w:color="auto" w:sz="0" w:space="1"/>
          <w:left w:val="none" w:color="auto" w:sz="0" w:space="4"/>
          <w:bottom w:val="none" w:color="auto" w:sz="0" w:space="1"/>
          <w:right w:val="none" w:color="auto" w:sz="0" w:space="4"/>
        </w:pBdr>
        <w:spacing w:before="156" w:beforeLines="50" w:after="156" w:afterLines="50"/>
        <w:ind w:firstLine="0" w:firstLineChars="0"/>
        <w:jc w:val="center"/>
        <w:rPr>
          <w:rFonts w:hint="eastAsia" w:hAnsi="宋体" w:cs="宋体"/>
          <w:color w:val="auto"/>
        </w:rPr>
      </w:pPr>
      <w:r>
        <w:rPr>
          <w:rFonts w:hint="eastAsia" w:hAnsi="宋体" w:cs="宋体"/>
          <w:color w:val="auto"/>
        </w:rPr>
        <w:t>表2</w:t>
      </w:r>
    </w:p>
    <w:tbl>
      <w:tblPr>
        <w:tblStyle w:val="14"/>
        <w:tblW w:w="0" w:type="auto"/>
        <w:tblInd w:w="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1978"/>
        <w:gridCol w:w="1958"/>
        <w:gridCol w:w="1900"/>
      </w:tblGrid>
      <w:tr w14:paraId="1CFD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4" w:hRule="atLeast"/>
        </w:trPr>
        <w:tc>
          <w:tcPr>
            <w:tcW w:w="2078" w:type="dxa"/>
            <w:noWrap w:val="0"/>
            <w:vAlign w:val="center"/>
          </w:tcPr>
          <w:p w14:paraId="30964493">
            <w:pPr>
              <w:pStyle w:val="24"/>
              <w:ind w:firstLine="0" w:firstLineChars="0"/>
              <w:jc w:val="center"/>
              <w:rPr>
                <w:color w:val="auto"/>
                <w:sz w:val="18"/>
                <w:szCs w:val="18"/>
              </w:rPr>
            </w:pPr>
            <w:r>
              <w:rPr>
                <w:color w:val="auto"/>
                <w:sz w:val="18"/>
                <w:szCs w:val="18"/>
              </w:rPr>
              <w:t>试验项目</w:t>
            </w:r>
          </w:p>
        </w:tc>
        <w:tc>
          <w:tcPr>
            <w:tcW w:w="1978" w:type="dxa"/>
            <w:noWrap w:val="0"/>
            <w:vAlign w:val="center"/>
          </w:tcPr>
          <w:p w14:paraId="6BF2DB7C">
            <w:pPr>
              <w:pStyle w:val="24"/>
              <w:ind w:firstLine="0" w:firstLineChars="0"/>
              <w:jc w:val="center"/>
              <w:rPr>
                <w:color w:val="auto"/>
                <w:sz w:val="18"/>
                <w:szCs w:val="18"/>
              </w:rPr>
            </w:pPr>
            <w:r>
              <w:rPr>
                <w:color w:val="auto"/>
                <w:sz w:val="18"/>
                <w:szCs w:val="18"/>
              </w:rPr>
              <w:t>温度(℃)</w:t>
            </w:r>
          </w:p>
        </w:tc>
        <w:tc>
          <w:tcPr>
            <w:tcW w:w="1958" w:type="dxa"/>
            <w:noWrap w:val="0"/>
            <w:vAlign w:val="center"/>
          </w:tcPr>
          <w:p w14:paraId="091EE8FE">
            <w:pPr>
              <w:pStyle w:val="24"/>
              <w:ind w:firstLine="0" w:firstLineChars="0"/>
              <w:jc w:val="center"/>
              <w:rPr>
                <w:color w:val="auto"/>
                <w:sz w:val="18"/>
                <w:szCs w:val="18"/>
              </w:rPr>
            </w:pPr>
            <w:r>
              <w:rPr>
                <w:color w:val="auto"/>
                <w:sz w:val="18"/>
                <w:szCs w:val="18"/>
              </w:rPr>
              <w:t>试验时间(h)</w:t>
            </w:r>
          </w:p>
        </w:tc>
        <w:tc>
          <w:tcPr>
            <w:tcW w:w="1900" w:type="dxa"/>
            <w:noWrap w:val="0"/>
            <w:vAlign w:val="center"/>
          </w:tcPr>
          <w:p w14:paraId="7E40CAE8">
            <w:pPr>
              <w:pStyle w:val="24"/>
              <w:ind w:firstLine="0" w:firstLineChars="0"/>
              <w:jc w:val="center"/>
              <w:rPr>
                <w:color w:val="auto"/>
                <w:sz w:val="18"/>
                <w:szCs w:val="18"/>
              </w:rPr>
            </w:pPr>
            <w:r>
              <w:rPr>
                <w:color w:val="auto"/>
                <w:sz w:val="18"/>
                <w:szCs w:val="18"/>
              </w:rPr>
              <w:t>恢复时间(h)</w:t>
            </w:r>
          </w:p>
        </w:tc>
      </w:tr>
      <w:tr w14:paraId="6D57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 w:hRule="atLeast"/>
        </w:trPr>
        <w:tc>
          <w:tcPr>
            <w:tcW w:w="2078" w:type="dxa"/>
            <w:noWrap w:val="0"/>
            <w:vAlign w:val="center"/>
          </w:tcPr>
          <w:p w14:paraId="19E3E803">
            <w:pPr>
              <w:pStyle w:val="24"/>
              <w:ind w:firstLine="0" w:firstLineChars="0"/>
              <w:jc w:val="center"/>
              <w:rPr>
                <w:color w:val="auto"/>
                <w:sz w:val="18"/>
                <w:szCs w:val="18"/>
              </w:rPr>
            </w:pPr>
            <w:r>
              <w:rPr>
                <w:color w:val="auto"/>
                <w:sz w:val="18"/>
                <w:szCs w:val="18"/>
              </w:rPr>
              <w:t>低温工作</w:t>
            </w:r>
          </w:p>
        </w:tc>
        <w:tc>
          <w:tcPr>
            <w:tcW w:w="1978" w:type="dxa"/>
            <w:noWrap w:val="0"/>
            <w:vAlign w:val="center"/>
          </w:tcPr>
          <w:p w14:paraId="2AC1CD18">
            <w:pPr>
              <w:pStyle w:val="24"/>
              <w:ind w:firstLine="0" w:firstLineChars="0"/>
              <w:jc w:val="center"/>
              <w:rPr>
                <w:color w:val="auto"/>
                <w:sz w:val="18"/>
                <w:szCs w:val="18"/>
              </w:rPr>
            </w:pPr>
            <w:r>
              <w:rPr>
                <w:color w:val="auto"/>
                <w:sz w:val="18"/>
                <w:szCs w:val="18"/>
              </w:rPr>
              <w:t>0</w:t>
            </w:r>
          </w:p>
        </w:tc>
        <w:tc>
          <w:tcPr>
            <w:tcW w:w="1958" w:type="dxa"/>
            <w:noWrap w:val="0"/>
            <w:vAlign w:val="center"/>
          </w:tcPr>
          <w:p w14:paraId="26FC608E">
            <w:pPr>
              <w:pStyle w:val="24"/>
              <w:ind w:firstLine="0" w:firstLineChars="0"/>
              <w:jc w:val="center"/>
              <w:rPr>
                <w:color w:val="auto"/>
                <w:sz w:val="18"/>
                <w:szCs w:val="18"/>
              </w:rPr>
            </w:pPr>
            <w:r>
              <w:rPr>
                <w:color w:val="auto"/>
                <w:sz w:val="18"/>
                <w:szCs w:val="18"/>
              </w:rPr>
              <w:t>2</w:t>
            </w:r>
          </w:p>
        </w:tc>
        <w:tc>
          <w:tcPr>
            <w:tcW w:w="1900" w:type="dxa"/>
            <w:noWrap w:val="0"/>
            <w:vAlign w:val="center"/>
          </w:tcPr>
          <w:p w14:paraId="5A4B5F3D">
            <w:pPr>
              <w:pStyle w:val="24"/>
              <w:ind w:firstLine="0" w:firstLineChars="0"/>
              <w:jc w:val="center"/>
              <w:rPr>
                <w:color w:val="auto"/>
                <w:sz w:val="18"/>
                <w:szCs w:val="18"/>
              </w:rPr>
            </w:pPr>
            <w:r>
              <w:rPr>
                <w:color w:val="auto"/>
                <w:sz w:val="18"/>
                <w:szCs w:val="18"/>
              </w:rPr>
              <w:t>-</w:t>
            </w:r>
          </w:p>
        </w:tc>
      </w:tr>
      <w:tr w14:paraId="5829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6" w:hRule="atLeast"/>
        </w:trPr>
        <w:tc>
          <w:tcPr>
            <w:tcW w:w="2078" w:type="dxa"/>
            <w:noWrap w:val="0"/>
            <w:vAlign w:val="center"/>
          </w:tcPr>
          <w:p w14:paraId="0AD398B1">
            <w:pPr>
              <w:pStyle w:val="24"/>
              <w:ind w:firstLine="0" w:firstLineChars="0"/>
              <w:jc w:val="center"/>
              <w:rPr>
                <w:color w:val="auto"/>
                <w:sz w:val="18"/>
                <w:szCs w:val="18"/>
              </w:rPr>
            </w:pPr>
            <w:r>
              <w:rPr>
                <w:color w:val="auto"/>
                <w:sz w:val="18"/>
                <w:szCs w:val="18"/>
              </w:rPr>
              <w:t>高温工作</w:t>
            </w:r>
          </w:p>
        </w:tc>
        <w:tc>
          <w:tcPr>
            <w:tcW w:w="1978" w:type="dxa"/>
            <w:noWrap w:val="0"/>
            <w:vAlign w:val="center"/>
          </w:tcPr>
          <w:p w14:paraId="32413820">
            <w:pPr>
              <w:pStyle w:val="24"/>
              <w:ind w:firstLine="0" w:firstLineChars="0"/>
              <w:jc w:val="center"/>
              <w:rPr>
                <w:color w:val="auto"/>
                <w:sz w:val="18"/>
                <w:szCs w:val="18"/>
              </w:rPr>
            </w:pPr>
            <w:r>
              <w:rPr>
                <w:color w:val="auto"/>
                <w:sz w:val="18"/>
                <w:szCs w:val="18"/>
              </w:rPr>
              <w:t>+40</w:t>
            </w:r>
          </w:p>
        </w:tc>
        <w:tc>
          <w:tcPr>
            <w:tcW w:w="1958" w:type="dxa"/>
            <w:noWrap w:val="0"/>
            <w:vAlign w:val="center"/>
          </w:tcPr>
          <w:p w14:paraId="611473AF">
            <w:pPr>
              <w:pStyle w:val="24"/>
              <w:ind w:firstLine="0" w:firstLineChars="0"/>
              <w:jc w:val="center"/>
              <w:rPr>
                <w:color w:val="auto"/>
                <w:sz w:val="18"/>
                <w:szCs w:val="18"/>
              </w:rPr>
            </w:pPr>
            <w:r>
              <w:rPr>
                <w:color w:val="auto"/>
                <w:sz w:val="18"/>
                <w:szCs w:val="18"/>
              </w:rPr>
              <w:t>2</w:t>
            </w:r>
          </w:p>
        </w:tc>
        <w:tc>
          <w:tcPr>
            <w:tcW w:w="1900" w:type="dxa"/>
            <w:noWrap w:val="0"/>
            <w:vAlign w:val="center"/>
          </w:tcPr>
          <w:p w14:paraId="24E285D7">
            <w:pPr>
              <w:pStyle w:val="24"/>
              <w:ind w:firstLine="0" w:firstLineChars="0"/>
              <w:jc w:val="center"/>
              <w:rPr>
                <w:color w:val="auto"/>
                <w:sz w:val="18"/>
                <w:szCs w:val="18"/>
              </w:rPr>
            </w:pPr>
            <w:r>
              <w:rPr>
                <w:color w:val="auto"/>
                <w:sz w:val="18"/>
                <w:szCs w:val="18"/>
              </w:rPr>
              <w:t>-</w:t>
            </w:r>
          </w:p>
        </w:tc>
      </w:tr>
      <w:tr w14:paraId="2047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46" w:hRule="atLeast"/>
        </w:trPr>
        <w:tc>
          <w:tcPr>
            <w:tcW w:w="2078" w:type="dxa"/>
            <w:noWrap w:val="0"/>
            <w:vAlign w:val="center"/>
          </w:tcPr>
          <w:p w14:paraId="3FF33395">
            <w:pPr>
              <w:pStyle w:val="24"/>
              <w:ind w:firstLine="0" w:firstLineChars="0"/>
              <w:jc w:val="center"/>
              <w:rPr>
                <w:color w:val="auto"/>
                <w:sz w:val="18"/>
                <w:szCs w:val="18"/>
              </w:rPr>
            </w:pPr>
            <w:r>
              <w:rPr>
                <w:color w:val="auto"/>
                <w:sz w:val="18"/>
                <w:szCs w:val="18"/>
              </w:rPr>
              <w:t>低温贮存</w:t>
            </w:r>
          </w:p>
        </w:tc>
        <w:tc>
          <w:tcPr>
            <w:tcW w:w="1978" w:type="dxa"/>
            <w:noWrap w:val="0"/>
            <w:vAlign w:val="center"/>
          </w:tcPr>
          <w:p w14:paraId="4CB59269">
            <w:pPr>
              <w:pStyle w:val="24"/>
              <w:ind w:firstLine="0" w:firstLineChars="0"/>
              <w:jc w:val="center"/>
              <w:rPr>
                <w:color w:val="auto"/>
                <w:sz w:val="18"/>
                <w:szCs w:val="18"/>
              </w:rPr>
            </w:pPr>
            <w:r>
              <w:rPr>
                <w:color w:val="auto"/>
                <w:sz w:val="18"/>
                <w:szCs w:val="18"/>
              </w:rPr>
              <w:t>-40</w:t>
            </w:r>
          </w:p>
        </w:tc>
        <w:tc>
          <w:tcPr>
            <w:tcW w:w="1958" w:type="dxa"/>
            <w:noWrap w:val="0"/>
            <w:vAlign w:val="center"/>
          </w:tcPr>
          <w:p w14:paraId="359DC3D3">
            <w:pPr>
              <w:pStyle w:val="24"/>
              <w:ind w:firstLine="0" w:firstLineChars="0"/>
              <w:jc w:val="center"/>
              <w:rPr>
                <w:color w:val="auto"/>
                <w:sz w:val="18"/>
                <w:szCs w:val="18"/>
              </w:rPr>
            </w:pPr>
            <w:r>
              <w:rPr>
                <w:color w:val="auto"/>
                <w:sz w:val="18"/>
                <w:szCs w:val="18"/>
              </w:rPr>
              <w:t>16</w:t>
            </w:r>
          </w:p>
        </w:tc>
        <w:tc>
          <w:tcPr>
            <w:tcW w:w="1900" w:type="dxa"/>
            <w:noWrap w:val="0"/>
            <w:vAlign w:val="center"/>
          </w:tcPr>
          <w:p w14:paraId="4FDEB057">
            <w:pPr>
              <w:pStyle w:val="24"/>
              <w:ind w:firstLine="0" w:firstLineChars="0"/>
              <w:jc w:val="center"/>
              <w:rPr>
                <w:color w:val="auto"/>
                <w:sz w:val="18"/>
                <w:szCs w:val="18"/>
              </w:rPr>
            </w:pPr>
            <w:r>
              <w:rPr>
                <w:color w:val="auto"/>
                <w:sz w:val="18"/>
                <w:szCs w:val="18"/>
              </w:rPr>
              <w:t>2</w:t>
            </w:r>
          </w:p>
        </w:tc>
      </w:tr>
      <w:tr w14:paraId="18BF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6" w:hRule="atLeast"/>
        </w:trPr>
        <w:tc>
          <w:tcPr>
            <w:tcW w:w="2078" w:type="dxa"/>
            <w:noWrap w:val="0"/>
            <w:vAlign w:val="center"/>
          </w:tcPr>
          <w:p w14:paraId="52D9859F">
            <w:pPr>
              <w:pStyle w:val="24"/>
              <w:ind w:firstLine="0" w:firstLineChars="0"/>
              <w:jc w:val="center"/>
              <w:rPr>
                <w:color w:val="auto"/>
                <w:sz w:val="18"/>
                <w:szCs w:val="18"/>
              </w:rPr>
            </w:pPr>
            <w:r>
              <w:rPr>
                <w:color w:val="auto"/>
                <w:sz w:val="18"/>
                <w:szCs w:val="18"/>
              </w:rPr>
              <w:t>高温贮存</w:t>
            </w:r>
          </w:p>
        </w:tc>
        <w:tc>
          <w:tcPr>
            <w:tcW w:w="1978" w:type="dxa"/>
            <w:noWrap w:val="0"/>
            <w:vAlign w:val="center"/>
          </w:tcPr>
          <w:p w14:paraId="4C267DE4">
            <w:pPr>
              <w:pStyle w:val="24"/>
              <w:ind w:firstLine="0" w:firstLineChars="0"/>
              <w:jc w:val="center"/>
              <w:rPr>
                <w:color w:val="auto"/>
                <w:sz w:val="18"/>
                <w:szCs w:val="18"/>
              </w:rPr>
            </w:pPr>
            <w:r>
              <w:rPr>
                <w:color w:val="auto"/>
                <w:sz w:val="18"/>
                <w:szCs w:val="18"/>
              </w:rPr>
              <w:t>+60</w:t>
            </w:r>
          </w:p>
        </w:tc>
        <w:tc>
          <w:tcPr>
            <w:tcW w:w="1958" w:type="dxa"/>
            <w:noWrap w:val="0"/>
            <w:vAlign w:val="center"/>
          </w:tcPr>
          <w:p w14:paraId="514F53CD">
            <w:pPr>
              <w:pStyle w:val="24"/>
              <w:ind w:firstLine="0" w:firstLineChars="0"/>
              <w:jc w:val="center"/>
              <w:rPr>
                <w:color w:val="auto"/>
                <w:sz w:val="18"/>
                <w:szCs w:val="18"/>
              </w:rPr>
            </w:pPr>
            <w:r>
              <w:rPr>
                <w:color w:val="auto"/>
                <w:sz w:val="18"/>
                <w:szCs w:val="18"/>
              </w:rPr>
              <w:t>16</w:t>
            </w:r>
          </w:p>
        </w:tc>
        <w:tc>
          <w:tcPr>
            <w:tcW w:w="1900" w:type="dxa"/>
            <w:noWrap w:val="0"/>
            <w:vAlign w:val="center"/>
          </w:tcPr>
          <w:p w14:paraId="0A5DC251">
            <w:pPr>
              <w:pStyle w:val="24"/>
              <w:ind w:firstLine="0" w:firstLineChars="0"/>
              <w:jc w:val="center"/>
              <w:rPr>
                <w:color w:val="auto"/>
                <w:sz w:val="18"/>
                <w:szCs w:val="18"/>
              </w:rPr>
            </w:pPr>
            <w:r>
              <w:rPr>
                <w:color w:val="auto"/>
                <w:sz w:val="18"/>
                <w:szCs w:val="18"/>
              </w:rPr>
              <w:t>2</w:t>
            </w:r>
          </w:p>
        </w:tc>
      </w:tr>
    </w:tbl>
    <w:p w14:paraId="638774CB">
      <w:pPr>
        <w:pStyle w:val="24"/>
        <w:ind w:firstLine="0" w:firstLineChars="0"/>
        <w:rPr>
          <w:rFonts w:hint="eastAsia"/>
          <w:color w:val="auto"/>
        </w:rPr>
      </w:pPr>
    </w:p>
    <w:p w14:paraId="504BA7F9">
      <w:pPr>
        <w:pStyle w:val="24"/>
        <w:ind w:firstLine="0" w:firstLineChars="0"/>
        <w:rPr>
          <w:rFonts w:hint="eastAsia"/>
          <w:color w:val="auto"/>
        </w:rPr>
      </w:pPr>
      <w:r>
        <w:rPr>
          <w:rFonts w:hint="eastAsia"/>
          <w:color w:val="auto"/>
        </w:rPr>
        <w:t xml:space="preserve">4.9.5 </w:t>
      </w:r>
      <w:r>
        <w:rPr>
          <w:rFonts w:hint="eastAsia"/>
          <w:color w:val="auto"/>
          <w:lang w:val="en-GB"/>
        </w:rPr>
        <w:t>交变湿热</w:t>
      </w:r>
    </w:p>
    <w:p w14:paraId="1A8F5AED">
      <w:pPr>
        <w:pStyle w:val="24"/>
        <w:ind w:firstLine="420"/>
        <w:rPr>
          <w:rFonts w:hint="eastAsia"/>
          <w:color w:val="auto"/>
          <w:lang w:val="en-GB"/>
        </w:rPr>
      </w:pPr>
      <w:r>
        <w:rPr>
          <w:rFonts w:hint="eastAsia"/>
          <w:color w:val="auto"/>
        </w:rPr>
        <w:t>手机在非工作状态应能承受严酷等级＋40℃，</w:t>
      </w:r>
      <w:r>
        <w:rPr>
          <w:rFonts w:hint="eastAsia"/>
          <w:color w:val="auto"/>
          <w:lang w:val="en-GB"/>
        </w:rPr>
        <w:t>湿度95%，周期6d的交变湿热试验，试验后其电气性能、外观及电气安全应符合4.3、4</w:t>
      </w:r>
      <w:r>
        <w:rPr>
          <w:color w:val="auto"/>
          <w:lang w:val="en-GB"/>
        </w:rPr>
        <w:t>.</w:t>
      </w:r>
      <w:r>
        <w:rPr>
          <w:rFonts w:hint="eastAsia"/>
          <w:color w:val="auto"/>
          <w:lang w:val="en-GB"/>
        </w:rPr>
        <w:t>5、4.7的要求。</w:t>
      </w:r>
    </w:p>
    <w:p w14:paraId="73DAB1AC">
      <w:pPr>
        <w:pStyle w:val="24"/>
        <w:ind w:firstLine="0" w:firstLineChars="0"/>
        <w:rPr>
          <w:rFonts w:hint="eastAsia"/>
          <w:color w:val="auto"/>
        </w:rPr>
      </w:pPr>
      <w:r>
        <w:rPr>
          <w:rFonts w:hint="eastAsia"/>
          <w:color w:val="auto"/>
        </w:rPr>
        <w:t>4.9.6 振动</w:t>
      </w:r>
    </w:p>
    <w:p w14:paraId="394A9A9C">
      <w:pPr>
        <w:pStyle w:val="24"/>
        <w:ind w:firstLine="420"/>
        <w:rPr>
          <w:rFonts w:hint="eastAsia" w:hAnsi="宋体"/>
          <w:color w:val="auto"/>
          <w:lang w:val="en-GB"/>
        </w:rPr>
      </w:pPr>
      <w:r>
        <w:rPr>
          <w:rFonts w:hint="eastAsia" w:hAnsi="宋体"/>
          <w:color w:val="auto"/>
          <w:lang w:val="en-GB"/>
        </w:rPr>
        <w:t>手机在非工作状态应能承受扫频频率范围10</w:t>
      </w:r>
      <w:r>
        <w:rPr>
          <w:rFonts w:hint="eastAsia" w:hAnsi="宋体"/>
          <w:color w:val="auto"/>
        </w:rPr>
        <w:t>～</w:t>
      </w:r>
      <w:r>
        <w:rPr>
          <w:rFonts w:hint="eastAsia" w:hAnsi="宋体"/>
          <w:color w:val="auto"/>
          <w:lang w:val="en-GB"/>
        </w:rPr>
        <w:t>150H</w:t>
      </w:r>
      <w:r>
        <w:rPr>
          <w:rFonts w:hAnsi="宋体"/>
          <w:color w:val="auto"/>
          <w:lang w:val="en-GB"/>
        </w:rPr>
        <w:t>z</w:t>
      </w:r>
      <w:r>
        <w:rPr>
          <w:rFonts w:hint="eastAsia" w:hAnsi="宋体"/>
          <w:color w:val="auto"/>
          <w:lang w:val="en-GB"/>
        </w:rPr>
        <w:t>，加速度20</w:t>
      </w:r>
      <w:r>
        <w:rPr>
          <w:rFonts w:hAnsi="宋体"/>
          <w:color w:val="auto"/>
          <w:lang w:val="en-GB"/>
        </w:rPr>
        <w:t>m/</w:t>
      </w:r>
      <w:r>
        <w:rPr>
          <w:rFonts w:hint="eastAsia" w:hAnsi="宋体"/>
          <w:color w:val="auto"/>
        </w:rPr>
        <w:t>s</w:t>
      </w:r>
      <w:r>
        <w:rPr>
          <w:rFonts w:hint="eastAsia" w:hAnsi="宋体"/>
          <w:color w:val="auto"/>
          <w:vertAlign w:val="superscript"/>
        </w:rPr>
        <w:t>2</w:t>
      </w:r>
      <w:r>
        <w:rPr>
          <w:rFonts w:hint="eastAsia" w:hAnsi="宋体"/>
          <w:color w:val="auto"/>
          <w:lang w:val="en-GB"/>
        </w:rPr>
        <w:t>，三个轴向上各扫频振动5次的振动试验，试验后其电气性能及外观应符合</w:t>
      </w:r>
      <w:r>
        <w:rPr>
          <w:rFonts w:hint="eastAsia" w:hAnsi="宋体"/>
          <w:color w:val="auto"/>
        </w:rPr>
        <w:t>4.3、4.5中的</w:t>
      </w:r>
      <w:r>
        <w:rPr>
          <w:rFonts w:hint="eastAsia" w:hAnsi="宋体"/>
          <w:color w:val="auto"/>
          <w:lang w:val="en-GB"/>
        </w:rPr>
        <w:t>规定。</w:t>
      </w:r>
    </w:p>
    <w:p w14:paraId="079D1902">
      <w:pPr>
        <w:rPr>
          <w:rFonts w:hint="eastAsia" w:ascii="宋体" w:hAnsi="宋体"/>
          <w:color w:val="auto"/>
          <w:kern w:val="0"/>
          <w:szCs w:val="21"/>
          <w:lang/>
        </w:rPr>
      </w:pPr>
      <w:r>
        <w:rPr>
          <w:rFonts w:hint="eastAsia" w:ascii="宋体" w:hAnsi="宋体"/>
          <w:color w:val="auto"/>
          <w:kern w:val="0"/>
          <w:szCs w:val="21"/>
          <w:lang/>
        </w:rPr>
        <w:t>4.</w:t>
      </w:r>
      <w:r>
        <w:rPr>
          <w:rFonts w:hint="eastAsia" w:ascii="宋体" w:hAnsi="宋体"/>
          <w:color w:val="auto"/>
          <w:kern w:val="0"/>
          <w:szCs w:val="21"/>
        </w:rPr>
        <w:t>9</w:t>
      </w:r>
      <w:r>
        <w:rPr>
          <w:rFonts w:hint="eastAsia" w:ascii="宋体" w:hAnsi="宋体"/>
          <w:color w:val="auto"/>
          <w:kern w:val="0"/>
          <w:szCs w:val="21"/>
          <w:lang/>
        </w:rPr>
        <w:t xml:space="preserve">.7 </w:t>
      </w:r>
      <w:r>
        <w:rPr>
          <w:rFonts w:hint="eastAsia" w:ascii="宋体" w:hAnsi="宋体"/>
          <w:color w:val="auto"/>
        </w:rPr>
        <w:t>冲击</w:t>
      </w:r>
    </w:p>
    <w:p w14:paraId="1B54A698">
      <w:pPr>
        <w:ind w:firstLine="420" w:firstLineChars="200"/>
        <w:rPr>
          <w:rFonts w:hint="eastAsia" w:ascii="宋体" w:hAnsi="宋体"/>
          <w:color w:val="auto"/>
          <w:szCs w:val="21"/>
          <w:lang w:val="en-GB"/>
        </w:rPr>
      </w:pPr>
      <w:r>
        <w:rPr>
          <w:rFonts w:hint="eastAsia" w:ascii="宋体" w:hAnsi="宋体"/>
          <w:color w:val="auto"/>
          <w:kern w:val="0"/>
          <w:szCs w:val="21"/>
          <w:lang/>
        </w:rPr>
        <w:t>手机在非工作状态应能承受冲击脉冲加速度为500m/</w:t>
      </w:r>
      <w:r>
        <w:rPr>
          <w:rFonts w:hint="eastAsia" w:ascii="宋体" w:hAnsi="宋体"/>
          <w:color w:val="auto"/>
        </w:rPr>
        <w:t>s</w:t>
      </w:r>
      <w:r>
        <w:rPr>
          <w:rFonts w:hint="eastAsia" w:ascii="宋体" w:hAnsi="宋体"/>
          <w:color w:val="auto"/>
          <w:vertAlign w:val="superscript"/>
        </w:rPr>
        <w:t>2</w:t>
      </w:r>
      <w:r>
        <w:rPr>
          <w:rFonts w:hint="eastAsia" w:ascii="宋体" w:hAnsi="宋体"/>
          <w:color w:val="auto"/>
          <w:kern w:val="0"/>
          <w:szCs w:val="21"/>
          <w:lang/>
        </w:rPr>
        <w:t>，持续时间为11ms；三个互相垂直轴</w:t>
      </w:r>
      <w:r>
        <w:rPr>
          <w:rFonts w:hint="eastAsia" w:ascii="宋体" w:hAnsi="宋体"/>
          <w:color w:val="auto"/>
          <w:szCs w:val="21"/>
          <w:lang w:val="en-GB"/>
        </w:rPr>
        <w:t>向的每个方向连续冲击三次（共18次）的冲击试验，试验后其电气性能及外观应符合</w:t>
      </w:r>
      <w:r>
        <w:rPr>
          <w:rFonts w:hint="eastAsia" w:ascii="宋体" w:hAnsi="宋体"/>
          <w:color w:val="auto"/>
        </w:rPr>
        <w:t>4.3、4.5中的规定</w:t>
      </w:r>
      <w:r>
        <w:rPr>
          <w:rFonts w:hint="eastAsia" w:ascii="宋体" w:hAnsi="宋体"/>
          <w:color w:val="auto"/>
          <w:szCs w:val="21"/>
          <w:lang w:val="en-GB"/>
        </w:rPr>
        <w:t>。</w:t>
      </w:r>
    </w:p>
    <w:p w14:paraId="34A843BB">
      <w:pPr>
        <w:pStyle w:val="35"/>
        <w:ind w:firstLine="0" w:firstLineChars="0"/>
        <w:rPr>
          <w:rFonts w:hint="eastAsia"/>
          <w:color w:val="auto"/>
        </w:rPr>
      </w:pPr>
      <w:r>
        <w:rPr>
          <w:rFonts w:hint="eastAsia"/>
          <w:color w:val="auto"/>
        </w:rPr>
        <w:t>4.9.8 运输</w:t>
      </w:r>
    </w:p>
    <w:p w14:paraId="790D2DCF">
      <w:pPr>
        <w:pStyle w:val="35"/>
        <w:rPr>
          <w:rFonts w:hint="eastAsia" w:hAnsi="宋体"/>
          <w:color w:val="auto"/>
        </w:rPr>
      </w:pPr>
      <w:r>
        <w:rPr>
          <w:rFonts w:hint="eastAsia"/>
          <w:color w:val="auto"/>
        </w:rPr>
        <w:t>包装后的手机应能承受运输试验。试验后包装箱应无损坏和明显变形，箱内手机的电气性能及外观应符合4.3、4.5中的规定</w:t>
      </w:r>
      <w:r>
        <w:rPr>
          <w:rFonts w:hint="eastAsia" w:hAnsi="宋体"/>
          <w:color w:val="auto"/>
        </w:rPr>
        <w:t>。</w:t>
      </w:r>
    </w:p>
    <w:p w14:paraId="2446D97C">
      <w:pPr>
        <w:pStyle w:val="35"/>
        <w:ind w:firstLine="0" w:firstLineChars="0"/>
        <w:rPr>
          <w:rFonts w:hint="eastAsia"/>
          <w:color w:val="auto"/>
        </w:rPr>
      </w:pPr>
      <w:r>
        <w:rPr>
          <w:rFonts w:hint="eastAsia"/>
          <w:color w:val="auto"/>
        </w:rPr>
        <w:t>4.9.9 跌落</w:t>
      </w:r>
    </w:p>
    <w:p w14:paraId="7FA415A1">
      <w:pPr>
        <w:pStyle w:val="35"/>
        <w:rPr>
          <w:rFonts w:hint="eastAsia" w:hAnsi="宋体"/>
          <w:color w:val="auto"/>
        </w:rPr>
      </w:pPr>
      <w:r>
        <w:rPr>
          <w:rFonts w:hint="eastAsia" w:hAnsi="宋体"/>
          <w:color w:val="auto"/>
        </w:rPr>
        <w:t>手机应能通过1m高跌落到水平的混凝土平坦表面的跌落试验，跌落次数4次，</w:t>
      </w:r>
      <w:r>
        <w:rPr>
          <w:rFonts w:hint="eastAsia" w:hAnsi="宋体"/>
          <w:color w:val="auto"/>
          <w:szCs w:val="21"/>
          <w:lang w:val="en-GB"/>
        </w:rPr>
        <w:t>试验后其电气性能及外观应符合</w:t>
      </w:r>
      <w:r>
        <w:rPr>
          <w:rFonts w:hint="eastAsia" w:hAnsi="宋体"/>
          <w:color w:val="auto"/>
        </w:rPr>
        <w:t>4.3、4.5中的规定</w:t>
      </w:r>
      <w:r>
        <w:rPr>
          <w:rFonts w:hint="eastAsia" w:hAnsi="宋体"/>
          <w:color w:val="auto"/>
          <w:szCs w:val="21"/>
          <w:lang w:val="en-GB"/>
        </w:rPr>
        <w:t>。</w:t>
      </w:r>
    </w:p>
    <w:p w14:paraId="6191D988">
      <w:pPr>
        <w:spacing w:before="156" w:beforeLines="50" w:after="156" w:afterLines="50" w:line="360" w:lineRule="exact"/>
        <w:rPr>
          <w:rFonts w:ascii="黑体" w:hAnsi="宋体" w:eastAsia="黑体"/>
          <w:color w:val="auto"/>
        </w:rPr>
      </w:pPr>
      <w:r>
        <w:rPr>
          <w:rFonts w:hint="eastAsia" w:ascii="黑体" w:hAnsi="宋体" w:eastAsia="黑体"/>
          <w:color w:val="auto"/>
        </w:rPr>
        <w:t>4.10 防爆性能</w:t>
      </w:r>
    </w:p>
    <w:p w14:paraId="5B169C8D">
      <w:pPr>
        <w:ind w:left="735" w:hanging="735" w:hangingChars="350"/>
        <w:rPr>
          <w:rFonts w:ascii="宋体" w:hAnsi="宋体"/>
          <w:color w:val="auto"/>
        </w:rPr>
      </w:pPr>
      <w:bookmarkStart w:id="59" w:name="_Toc181105701"/>
      <w:bookmarkStart w:id="60" w:name="_Toc181105810"/>
      <w:r>
        <w:rPr>
          <w:rFonts w:hint="eastAsia" w:ascii="宋体"/>
          <w:color w:val="auto"/>
        </w:rPr>
        <w:t>4.1</w:t>
      </w:r>
      <w:r>
        <w:rPr>
          <w:rFonts w:ascii="宋体"/>
          <w:color w:val="auto"/>
        </w:rPr>
        <w:t>0</w:t>
      </w:r>
      <w:r>
        <w:rPr>
          <w:rFonts w:hint="eastAsia" w:ascii="宋体"/>
          <w:color w:val="auto"/>
        </w:rPr>
        <w:t xml:space="preserve">.1 </w:t>
      </w:r>
      <w:r>
        <w:rPr>
          <w:rFonts w:hint="eastAsia" w:ascii="宋体" w:hAnsi="宋体"/>
          <w:color w:val="auto"/>
          <w:kern w:val="0"/>
          <w:szCs w:val="21"/>
        </w:rPr>
        <w:t>手机</w:t>
      </w:r>
      <w:r>
        <w:rPr>
          <w:rFonts w:hint="eastAsia" w:hAnsi="宋体"/>
          <w:color w:val="auto"/>
        </w:rPr>
        <w:t>符合</w:t>
      </w:r>
      <w:r>
        <w:rPr>
          <w:rFonts w:hint="eastAsia" w:ascii="宋体" w:hAnsi="宋体"/>
          <w:color w:val="auto"/>
        </w:rPr>
        <w:t>GB/T 3836.1-2021、GB/T 3836.4-2021</w:t>
      </w:r>
      <w:r>
        <w:rPr>
          <w:rFonts w:hint="eastAsia" w:hAnsi="宋体"/>
          <w:color w:val="auto"/>
        </w:rPr>
        <w:t>的规定，并经国家指定的防爆检验部门审查检验合格，取得检验部门发放的“防爆检验合格证”。</w:t>
      </w:r>
    </w:p>
    <w:p w14:paraId="35FF4596">
      <w:pPr>
        <w:autoSpaceDE w:val="0"/>
        <w:autoSpaceDN w:val="0"/>
        <w:adjustRightInd w:val="0"/>
        <w:jc w:val="left"/>
        <w:rPr>
          <w:rFonts w:hint="eastAsia" w:ascii="宋体" w:hAnsi="宋体"/>
          <w:color w:val="auto"/>
          <w:szCs w:val="20"/>
        </w:rPr>
      </w:pPr>
      <w:r>
        <w:rPr>
          <w:rFonts w:hint="eastAsia" w:ascii="宋体"/>
          <w:color w:val="auto"/>
        </w:rPr>
        <w:t>4.1</w:t>
      </w:r>
      <w:r>
        <w:rPr>
          <w:rFonts w:ascii="宋体"/>
          <w:color w:val="auto"/>
        </w:rPr>
        <w:t>0</w:t>
      </w:r>
      <w:r>
        <w:rPr>
          <w:rFonts w:hint="eastAsia" w:ascii="宋体"/>
          <w:color w:val="auto"/>
        </w:rPr>
        <w:t>.</w:t>
      </w:r>
      <w:r>
        <w:rPr>
          <w:rFonts w:ascii="宋体"/>
          <w:color w:val="auto"/>
        </w:rPr>
        <w:t>2</w:t>
      </w:r>
      <w:r>
        <w:rPr>
          <w:rFonts w:hint="eastAsia" w:ascii="黑体" w:hAnsi="宋体" w:eastAsia="黑体"/>
          <w:color w:val="auto"/>
        </w:rPr>
        <w:t xml:space="preserve"> </w:t>
      </w:r>
      <w:r>
        <w:rPr>
          <w:rFonts w:hint="eastAsia" w:ascii="宋体" w:hAnsi="宋体"/>
          <w:color w:val="auto"/>
        </w:rPr>
        <w:t>电气间隙、爬电距离应符合GB/T 3836.4-2021第6章的规定。</w:t>
      </w:r>
    </w:p>
    <w:p w14:paraId="2A4629D9">
      <w:pPr>
        <w:autoSpaceDE w:val="0"/>
        <w:autoSpaceDN w:val="0"/>
        <w:adjustRightInd w:val="0"/>
        <w:jc w:val="left"/>
        <w:rPr>
          <w:rFonts w:ascii="宋体" w:hAnsi="宋体"/>
          <w:color w:val="auto"/>
        </w:rPr>
      </w:pPr>
      <w:r>
        <w:rPr>
          <w:rFonts w:hint="eastAsia" w:ascii="宋体"/>
          <w:color w:val="auto"/>
        </w:rPr>
        <w:t>4.1</w:t>
      </w:r>
      <w:r>
        <w:rPr>
          <w:rFonts w:ascii="宋体"/>
          <w:color w:val="auto"/>
        </w:rPr>
        <w:t>0</w:t>
      </w:r>
      <w:r>
        <w:rPr>
          <w:rFonts w:hint="eastAsia" w:ascii="宋体"/>
          <w:color w:val="auto"/>
        </w:rPr>
        <w:t>.</w:t>
      </w:r>
      <w:r>
        <w:rPr>
          <w:rFonts w:ascii="宋体"/>
          <w:color w:val="auto"/>
        </w:rPr>
        <w:t>3</w:t>
      </w:r>
      <w:r>
        <w:rPr>
          <w:rFonts w:hint="eastAsia" w:ascii="宋体"/>
          <w:color w:val="auto"/>
        </w:rPr>
        <w:t xml:space="preserve"> </w:t>
      </w:r>
      <w:r>
        <w:rPr>
          <w:rFonts w:hint="eastAsia" w:ascii="宋体" w:hAnsi="宋体"/>
          <w:color w:val="auto"/>
        </w:rPr>
        <w:t>电池应符合GB/T 3836.4-2021中第7.4条规定的电解液漏泄试验。</w:t>
      </w:r>
    </w:p>
    <w:p w14:paraId="68582C38">
      <w:pPr>
        <w:snapToGrid w:val="0"/>
        <w:rPr>
          <w:rFonts w:hint="eastAsia" w:ascii="宋体"/>
          <w:color w:val="auto"/>
        </w:rPr>
      </w:pPr>
      <w:r>
        <w:rPr>
          <w:rFonts w:hint="eastAsia" w:ascii="宋体"/>
          <w:color w:val="auto"/>
        </w:rPr>
        <w:t>4.1</w:t>
      </w:r>
      <w:r>
        <w:rPr>
          <w:rFonts w:ascii="宋体"/>
          <w:color w:val="auto"/>
        </w:rPr>
        <w:t>0</w:t>
      </w:r>
      <w:r>
        <w:rPr>
          <w:rFonts w:hint="eastAsia" w:ascii="宋体"/>
          <w:color w:val="auto"/>
        </w:rPr>
        <w:t>.</w:t>
      </w:r>
      <w:r>
        <w:rPr>
          <w:rFonts w:ascii="宋体"/>
          <w:color w:val="auto"/>
        </w:rPr>
        <w:t xml:space="preserve">4 </w:t>
      </w:r>
      <w:r>
        <w:rPr>
          <w:rFonts w:hint="eastAsia" w:ascii="宋体" w:hAnsi="宋体"/>
          <w:color w:val="auto"/>
          <w:szCs w:val="21"/>
        </w:rPr>
        <w:t>手机在正常工作和故障状态下，外壳、元件及导线等，最高表面温度不超过150℃。</w:t>
      </w:r>
    </w:p>
    <w:p w14:paraId="0BFD7018">
      <w:pPr>
        <w:autoSpaceDE w:val="0"/>
        <w:autoSpaceDN w:val="0"/>
        <w:adjustRightInd w:val="0"/>
        <w:jc w:val="left"/>
        <w:rPr>
          <w:rFonts w:hint="eastAsia" w:ascii="宋体" w:hAnsi="宋体"/>
          <w:color w:val="auto"/>
          <w:kern w:val="0"/>
          <w:szCs w:val="21"/>
        </w:rPr>
      </w:pPr>
      <w:r>
        <w:rPr>
          <w:rFonts w:hint="eastAsia" w:ascii="宋体"/>
          <w:color w:val="auto"/>
        </w:rPr>
        <w:t>4.1</w:t>
      </w:r>
      <w:r>
        <w:rPr>
          <w:rFonts w:ascii="宋体"/>
          <w:color w:val="auto"/>
        </w:rPr>
        <w:t>0</w:t>
      </w:r>
      <w:r>
        <w:rPr>
          <w:rFonts w:hint="eastAsia" w:ascii="宋体"/>
          <w:color w:val="auto"/>
        </w:rPr>
        <w:t>.</w:t>
      </w:r>
      <w:r>
        <w:rPr>
          <w:rFonts w:ascii="宋体"/>
          <w:color w:val="auto"/>
        </w:rPr>
        <w:t>5</w:t>
      </w:r>
      <w:r>
        <w:rPr>
          <w:rFonts w:hint="eastAsia" w:ascii="宋体"/>
          <w:color w:val="auto"/>
        </w:rPr>
        <w:t xml:space="preserve"> </w:t>
      </w:r>
      <w:commentRangeStart w:id="3"/>
      <w:r>
        <w:rPr>
          <w:rFonts w:hint="eastAsia" w:ascii="宋体" w:hAnsi="宋体"/>
          <w:color w:val="auto"/>
          <w:kern w:val="0"/>
          <w:szCs w:val="21"/>
        </w:rPr>
        <w:t>本安参数：</w:t>
      </w:r>
      <w:r>
        <w:rPr>
          <w:rFonts w:hint="eastAsia" w:ascii="宋体" w:hAnsi="宋体"/>
          <w:i/>
          <w:iCs/>
          <w:color w:val="auto"/>
          <w:kern w:val="0"/>
          <w:szCs w:val="21"/>
        </w:rPr>
        <w:t>U</w:t>
      </w:r>
      <w:r>
        <w:rPr>
          <w:rFonts w:hint="eastAsia" w:ascii="宋体" w:hAnsi="宋体"/>
          <w:color w:val="auto"/>
          <w:kern w:val="0"/>
          <w:szCs w:val="21"/>
          <w:vertAlign w:val="subscript"/>
        </w:rPr>
        <w:t>o</w:t>
      </w:r>
      <w:r>
        <w:rPr>
          <w:rFonts w:hint="eastAsia" w:ascii="宋体" w:hAnsi="宋体"/>
          <w:color w:val="auto"/>
          <w:kern w:val="0"/>
          <w:szCs w:val="21"/>
        </w:rPr>
        <w:t>： 4.</w:t>
      </w:r>
      <w:r>
        <w:rPr>
          <w:rFonts w:hint="eastAsia" w:ascii="宋体" w:hAnsi="宋体"/>
          <w:color w:val="auto"/>
          <w:kern w:val="0"/>
          <w:szCs w:val="21"/>
          <w:lang w:val="en-US" w:eastAsia="zh-CN"/>
        </w:rPr>
        <w:t>3</w:t>
      </w:r>
      <w:r>
        <w:rPr>
          <w:rFonts w:hint="eastAsia" w:ascii="宋体" w:hAnsi="宋体"/>
          <w:color w:val="auto"/>
          <w:kern w:val="0"/>
          <w:szCs w:val="21"/>
        </w:rPr>
        <w:t>V，</w:t>
      </w:r>
      <w:r>
        <w:rPr>
          <w:rFonts w:hint="eastAsia" w:ascii="宋体" w:hAnsi="宋体"/>
          <w:i/>
          <w:iCs/>
          <w:color w:val="auto"/>
          <w:kern w:val="0"/>
          <w:szCs w:val="21"/>
        </w:rPr>
        <w:t>I</w:t>
      </w:r>
      <w:r>
        <w:rPr>
          <w:rFonts w:hint="eastAsia" w:ascii="宋体" w:hAnsi="宋体"/>
          <w:color w:val="auto"/>
          <w:kern w:val="0"/>
          <w:szCs w:val="21"/>
          <w:vertAlign w:val="subscript"/>
        </w:rPr>
        <w:t>o</w:t>
      </w:r>
      <w:r>
        <w:rPr>
          <w:rFonts w:hint="eastAsia" w:ascii="宋体" w:hAnsi="宋体"/>
          <w:color w:val="auto"/>
          <w:kern w:val="0"/>
          <w:szCs w:val="21"/>
        </w:rPr>
        <w:t>：</w:t>
      </w:r>
      <w:r>
        <w:rPr>
          <w:rFonts w:hint="eastAsia" w:ascii="宋体" w:hAnsi="宋体"/>
          <w:color w:val="auto"/>
          <w:kern w:val="0"/>
          <w:szCs w:val="21"/>
          <w:lang w:val="en-US" w:eastAsia="zh-CN"/>
        </w:rPr>
        <w:t>2</w:t>
      </w:r>
      <w:r>
        <w:rPr>
          <w:rFonts w:hint="eastAsia" w:ascii="宋体" w:hAnsi="宋体"/>
          <w:color w:val="auto"/>
          <w:kern w:val="0"/>
          <w:szCs w:val="21"/>
        </w:rPr>
        <w:t>.</w:t>
      </w:r>
      <w:r>
        <w:rPr>
          <w:rFonts w:hint="eastAsia" w:ascii="宋体" w:hAnsi="宋体"/>
          <w:color w:val="auto"/>
          <w:kern w:val="0"/>
          <w:szCs w:val="21"/>
          <w:lang w:val="en-US" w:eastAsia="zh-CN"/>
        </w:rPr>
        <w:t>2</w:t>
      </w:r>
      <w:r>
        <w:rPr>
          <w:rFonts w:hint="eastAsia" w:ascii="宋体" w:hAnsi="宋体"/>
          <w:color w:val="auto"/>
          <w:kern w:val="0"/>
          <w:szCs w:val="21"/>
        </w:rPr>
        <w:t>A</w:t>
      </w:r>
      <w:commentRangeEnd w:id="3"/>
      <w:r>
        <w:commentReference w:id="3"/>
      </w:r>
      <w:r>
        <w:rPr>
          <w:rFonts w:hint="eastAsia" w:ascii="宋体" w:hAnsi="宋体"/>
          <w:color w:val="auto"/>
          <w:kern w:val="0"/>
          <w:szCs w:val="21"/>
        </w:rPr>
        <w:t>。</w:t>
      </w:r>
    </w:p>
    <w:p w14:paraId="535A7D8A">
      <w:pPr>
        <w:autoSpaceDE w:val="0"/>
        <w:autoSpaceDN w:val="0"/>
        <w:adjustRightInd w:val="0"/>
        <w:ind w:left="630" w:leftChars="300" w:firstLine="0" w:firstLineChars="0"/>
        <w:jc w:val="left"/>
        <w:rPr>
          <w:rFonts w:hint="eastAsia" w:ascii="宋体" w:hAnsi="宋体"/>
          <w:color w:val="auto"/>
          <w:kern w:val="0"/>
          <w:szCs w:val="21"/>
        </w:rPr>
      </w:pPr>
      <w:r>
        <w:rPr>
          <w:rFonts w:hint="eastAsia" w:ascii="宋体" w:hAnsi="宋体" w:eastAsia="宋体" w:cs="Times New Roman"/>
          <w:color w:val="auto"/>
          <w:kern w:val="0"/>
          <w:szCs w:val="21"/>
          <w:lang w:val="en-US" w:eastAsia="zh-CN"/>
        </w:rPr>
        <w:t>单节/506584/3.7V/2500mAh</w:t>
      </w:r>
      <w:r>
        <w:rPr>
          <w:rFonts w:hint="eastAsia" w:ascii="宋体" w:hAnsi="宋体"/>
          <w:color w:val="auto"/>
          <w:kern w:val="0"/>
          <w:szCs w:val="21"/>
        </w:rPr>
        <w:t>锰酸锂锂离子蓄电池，电池串联双重化电子保护电路后浇封成一体，严禁井下充电和拆卸电池。</w:t>
      </w:r>
    </w:p>
    <w:p w14:paraId="0AAE43AB">
      <w:pPr>
        <w:rPr>
          <w:rFonts w:hint="eastAsia" w:ascii="宋体" w:hAnsi="宋体"/>
          <w:color w:val="auto"/>
        </w:rPr>
      </w:pPr>
      <w:r>
        <w:rPr>
          <w:rFonts w:hint="eastAsia" w:ascii="宋体"/>
          <w:color w:val="auto"/>
        </w:rPr>
        <w:t>4.1</w:t>
      </w:r>
      <w:r>
        <w:rPr>
          <w:rFonts w:ascii="宋体"/>
          <w:color w:val="auto"/>
        </w:rPr>
        <w:t>0</w:t>
      </w:r>
      <w:r>
        <w:rPr>
          <w:rFonts w:hint="eastAsia" w:ascii="宋体"/>
          <w:color w:val="auto"/>
        </w:rPr>
        <w:t>.</w:t>
      </w:r>
      <w:r>
        <w:rPr>
          <w:rFonts w:ascii="宋体"/>
          <w:color w:val="auto"/>
        </w:rPr>
        <w:t>6</w:t>
      </w:r>
      <w:r>
        <w:rPr>
          <w:rFonts w:hint="eastAsia" w:ascii="宋体"/>
          <w:color w:val="auto"/>
        </w:rPr>
        <w:t xml:space="preserve"> </w:t>
      </w:r>
      <w:r>
        <w:rPr>
          <w:rFonts w:hint="eastAsia" w:ascii="宋体" w:hAnsi="宋体"/>
          <w:color w:val="auto"/>
        </w:rPr>
        <w:t>手机应能通过GB/T 3836.4-2021</w:t>
      </w:r>
      <w:r>
        <w:rPr>
          <w:rFonts w:hAnsi="宋体"/>
          <w:color w:val="auto"/>
        </w:rPr>
        <w:t>中火花</w:t>
      </w:r>
      <w:r>
        <w:rPr>
          <w:rFonts w:ascii="宋体" w:hAnsi="宋体"/>
          <w:color w:val="auto"/>
        </w:rPr>
        <w:t>点燃符合性的规定</w:t>
      </w:r>
      <w:r>
        <w:rPr>
          <w:rFonts w:hint="eastAsia" w:ascii="宋体" w:hAnsi="宋体"/>
          <w:color w:val="auto"/>
        </w:rPr>
        <w:t>。</w:t>
      </w:r>
    </w:p>
    <w:p w14:paraId="4D0313B5">
      <w:pPr>
        <w:adjustRightInd w:val="0"/>
        <w:ind w:left="735" w:hanging="735" w:hangingChars="350"/>
        <w:rPr>
          <w:rFonts w:hint="eastAsia" w:ascii="宋体" w:hAnsi="宋体"/>
          <w:color w:val="auto"/>
          <w:szCs w:val="21"/>
        </w:rPr>
      </w:pPr>
      <w:r>
        <w:rPr>
          <w:rFonts w:hint="eastAsia" w:ascii="宋体"/>
          <w:color w:val="auto"/>
        </w:rPr>
        <w:t>4.1</w:t>
      </w:r>
      <w:r>
        <w:rPr>
          <w:rFonts w:ascii="宋体"/>
          <w:color w:val="auto"/>
        </w:rPr>
        <w:t>0</w:t>
      </w:r>
      <w:r>
        <w:rPr>
          <w:rFonts w:hint="eastAsia" w:ascii="宋体"/>
          <w:color w:val="auto"/>
        </w:rPr>
        <w:t>.</w:t>
      </w:r>
      <w:r>
        <w:rPr>
          <w:rFonts w:ascii="宋体"/>
          <w:color w:val="auto"/>
        </w:rPr>
        <w:t>7</w:t>
      </w:r>
      <w:r>
        <w:rPr>
          <w:rFonts w:hint="eastAsia" w:ascii="宋体"/>
          <w:color w:val="auto"/>
        </w:rPr>
        <w:t xml:space="preserve"> </w:t>
      </w:r>
      <w:r>
        <w:rPr>
          <w:rFonts w:hint="eastAsia" w:ascii="宋体" w:hAnsi="宋体"/>
          <w:color w:val="auto"/>
        </w:rPr>
        <w:t>手机在工作状态下应能承受至少从1m的高度跌落到水平混凝土地面四次，以最不利的位置为跌落试验位置，试验产生的损伤不应使其防爆型式失效。</w:t>
      </w:r>
    </w:p>
    <w:p w14:paraId="7EC36B48">
      <w:pPr>
        <w:rPr>
          <w:rFonts w:hint="eastAsia" w:ascii="宋体" w:hAnsi="宋体"/>
          <w:color w:val="auto"/>
        </w:rPr>
      </w:pPr>
      <w:r>
        <w:rPr>
          <w:rFonts w:hint="eastAsia" w:ascii="宋体"/>
          <w:color w:val="auto"/>
        </w:rPr>
        <w:t>4.1</w:t>
      </w:r>
      <w:r>
        <w:rPr>
          <w:rFonts w:ascii="宋体"/>
          <w:color w:val="auto"/>
        </w:rPr>
        <w:t>0</w:t>
      </w:r>
      <w:r>
        <w:rPr>
          <w:rFonts w:hint="eastAsia" w:ascii="宋体"/>
          <w:color w:val="auto"/>
        </w:rPr>
        <w:t>.</w:t>
      </w:r>
      <w:r>
        <w:rPr>
          <w:rFonts w:ascii="宋体"/>
          <w:color w:val="auto"/>
        </w:rPr>
        <w:t>8</w:t>
      </w:r>
      <w:r>
        <w:rPr>
          <w:rFonts w:hint="eastAsia" w:ascii="宋体"/>
          <w:color w:val="auto"/>
        </w:rPr>
        <w:t xml:space="preserve"> </w:t>
      </w:r>
      <w:r>
        <w:rPr>
          <w:rFonts w:hint="eastAsia" w:ascii="宋体" w:hAnsi="宋体"/>
          <w:color w:val="auto"/>
        </w:rPr>
        <w:t>手机的外壳防护性能应符合GB/T 4208-2017中</w:t>
      </w:r>
      <w:commentRangeStart w:id="4"/>
      <w:r>
        <w:rPr>
          <w:rFonts w:hint="eastAsia" w:ascii="宋体" w:hAnsi="宋体"/>
          <w:color w:val="auto"/>
        </w:rPr>
        <w:t>IP</w:t>
      </w:r>
      <w:r>
        <w:rPr>
          <w:rFonts w:hint="eastAsia" w:ascii="宋体" w:hAnsi="宋体"/>
          <w:color w:val="auto"/>
          <w:lang w:eastAsia="zh"/>
        </w:rPr>
        <w:t>54</w:t>
      </w:r>
      <w:commentRangeEnd w:id="4"/>
      <w:r>
        <w:commentReference w:id="4"/>
      </w:r>
      <w:r>
        <w:rPr>
          <w:rFonts w:hint="eastAsia" w:ascii="宋体" w:hAnsi="宋体"/>
          <w:color w:val="auto"/>
        </w:rPr>
        <w:t>防护等级的规定。</w:t>
      </w:r>
    </w:p>
    <w:p w14:paraId="4DFEDC8E">
      <w:pPr>
        <w:rPr>
          <w:rFonts w:hint="eastAsia" w:ascii="宋体"/>
          <w:color w:val="auto"/>
          <w:lang w:val="en-US" w:eastAsia="zh-CN"/>
        </w:rPr>
      </w:pPr>
      <w:r>
        <w:rPr>
          <w:rFonts w:hint="eastAsia" w:ascii="宋体"/>
          <w:color w:val="auto"/>
        </w:rPr>
        <w:t>4.1</w:t>
      </w:r>
      <w:r>
        <w:rPr>
          <w:rFonts w:ascii="宋体"/>
          <w:color w:val="auto"/>
        </w:rPr>
        <w:t>0</w:t>
      </w:r>
      <w:r>
        <w:rPr>
          <w:rFonts w:hint="eastAsia" w:ascii="宋体"/>
          <w:color w:val="auto"/>
        </w:rPr>
        <w:t>.</w:t>
      </w:r>
      <w:r>
        <w:rPr>
          <w:rFonts w:hint="eastAsia" w:ascii="宋体"/>
          <w:color w:val="auto"/>
          <w:lang w:val="en-US" w:eastAsia="zh-CN"/>
        </w:rPr>
        <w:t>9 本安电路与外壳间应能承受500V介电强度试验，交流50Hz，历时1min介电强度试验，无击穿或闪络现象，试验期间漏电流≤5mA。</w:t>
      </w:r>
    </w:p>
    <w:p w14:paraId="06F950E8">
      <w:pPr>
        <w:rPr>
          <w:rFonts w:hint="eastAsia" w:hAnsi="宋体"/>
          <w:color w:val="auto"/>
        </w:rPr>
      </w:pPr>
      <w:r>
        <w:rPr>
          <w:rFonts w:hint="eastAsia" w:ascii="宋体"/>
          <w:color w:val="auto"/>
        </w:rPr>
        <w:t>4.1</w:t>
      </w:r>
      <w:r>
        <w:rPr>
          <w:rFonts w:ascii="宋体"/>
          <w:color w:val="auto"/>
        </w:rPr>
        <w:t>0</w:t>
      </w:r>
      <w:r>
        <w:rPr>
          <w:rFonts w:hint="eastAsia" w:ascii="宋体"/>
          <w:color w:val="auto"/>
        </w:rPr>
        <w:t>.</w:t>
      </w:r>
      <w:r>
        <w:rPr>
          <w:rFonts w:hint="eastAsia" w:ascii="宋体"/>
          <w:color w:val="auto"/>
          <w:lang w:val="en-US" w:eastAsia="zh-CN"/>
        </w:rPr>
        <w:t>10</w:t>
      </w:r>
      <w:r>
        <w:rPr>
          <w:rFonts w:hint="eastAsia" w:ascii="宋体"/>
          <w:color w:val="auto"/>
        </w:rPr>
        <w:t xml:space="preserve"> </w:t>
      </w:r>
      <w:r>
        <w:rPr>
          <w:rFonts w:hint="eastAsia" w:hAnsi="宋体"/>
          <w:color w:val="auto"/>
        </w:rPr>
        <w:t>无线发射阈功</w:t>
      </w:r>
      <w:r>
        <w:rPr>
          <w:rFonts w:hint="eastAsia" w:ascii="宋体" w:hAnsi="宋体"/>
          <w:color w:val="auto"/>
        </w:rPr>
        <w:t>率不大于6W。（连续射频信号，最大输出射频功率不可调，不受程序控制且不允许用户对程序进行设定或软件进行控制。）</w:t>
      </w:r>
    </w:p>
    <w:p w14:paraId="2B0E2A48">
      <w:pPr>
        <w:rPr>
          <w:rFonts w:hint="default" w:ascii="宋体"/>
          <w:color w:val="auto"/>
          <w:lang w:val="en-US" w:eastAsia="zh-CN"/>
        </w:rPr>
      </w:pPr>
    </w:p>
    <w:p w14:paraId="333C2558">
      <w:pPr>
        <w:pStyle w:val="30"/>
        <w:tabs>
          <w:tab w:val="left" w:pos="0"/>
        </w:tabs>
        <w:spacing w:before="312" w:beforeLines="100" w:after="312" w:afterLines="100" w:line="240" w:lineRule="exact"/>
        <w:ind w:left="0" w:firstLine="0"/>
        <w:outlineLvl w:val="0"/>
        <w:rPr>
          <w:rFonts w:hint="eastAsia" w:hAnsi="宋体"/>
          <w:color w:val="auto"/>
        </w:rPr>
      </w:pPr>
      <w:r>
        <w:rPr>
          <w:rFonts w:hint="eastAsia" w:hAnsi="宋体"/>
          <w:color w:val="auto"/>
        </w:rPr>
        <w:t>5. 试验方法</w:t>
      </w:r>
      <w:bookmarkEnd w:id="59"/>
      <w:bookmarkEnd w:id="60"/>
    </w:p>
    <w:p w14:paraId="253082D4">
      <w:pPr>
        <w:spacing w:before="156" w:beforeLines="50" w:after="156" w:afterLines="50"/>
        <w:rPr>
          <w:rFonts w:hint="eastAsia" w:ascii="黑体" w:hAnsi="宋体" w:eastAsia="黑体"/>
          <w:color w:val="auto"/>
        </w:rPr>
      </w:pPr>
      <w:bookmarkStart w:id="61" w:name="_Toc181105702"/>
      <w:bookmarkStart w:id="62" w:name="_Toc181105811"/>
      <w:r>
        <w:rPr>
          <w:rFonts w:hint="eastAsia" w:ascii="黑体" w:hAnsi="宋体" w:eastAsia="黑体"/>
          <w:color w:val="auto"/>
        </w:rPr>
        <w:t>5.1 试验条件</w:t>
      </w:r>
    </w:p>
    <w:p w14:paraId="08E579FA">
      <w:pPr>
        <w:pStyle w:val="21"/>
        <w:tabs>
          <w:tab w:val="left" w:pos="567"/>
        </w:tabs>
        <w:ind w:left="0" w:firstLine="0"/>
        <w:rPr>
          <w:rFonts w:ascii="宋体" w:hAnsi="宋体" w:eastAsia="宋体"/>
          <w:color w:val="auto"/>
          <w:szCs w:val="21"/>
          <w:lang w:val="en-US" w:eastAsia="zh-CN"/>
        </w:rPr>
      </w:pPr>
      <w:r>
        <w:rPr>
          <w:rFonts w:hint="eastAsia" w:ascii="宋体" w:hAnsi="宋体" w:eastAsia="宋体"/>
          <w:color w:val="auto"/>
          <w:szCs w:val="21"/>
          <w:lang w:val="en-US" w:eastAsia="zh-CN"/>
        </w:rPr>
        <w:t>5.1.1 环境条件</w:t>
      </w:r>
    </w:p>
    <w:p w14:paraId="11C93CA8">
      <w:pPr>
        <w:ind w:left="420" w:leftChars="200"/>
        <w:rPr>
          <w:rFonts w:hint="eastAsia" w:ascii="宋体" w:hAnsi="宋体"/>
          <w:color w:val="auto"/>
          <w:szCs w:val="21"/>
        </w:rPr>
      </w:pPr>
      <w:r>
        <w:rPr>
          <w:rFonts w:ascii="宋体" w:hAnsi="宋体"/>
          <w:color w:val="auto"/>
          <w:szCs w:val="21"/>
        </w:rPr>
        <w:t>除环境试验或有关标准中另有规定外，试验在下列环境条件下进行：</w:t>
      </w:r>
      <w:r>
        <w:rPr>
          <w:rFonts w:ascii="宋体" w:hAnsi="宋体"/>
          <w:color w:val="auto"/>
          <w:szCs w:val="21"/>
        </w:rPr>
        <w:br w:type="textWrapping"/>
      </w:r>
      <w:r>
        <w:rPr>
          <w:rFonts w:ascii="宋体" w:hAnsi="宋体"/>
          <w:color w:val="auto"/>
          <w:szCs w:val="21"/>
        </w:rPr>
        <w:t>a) 温度：1</w:t>
      </w:r>
      <w:r>
        <w:rPr>
          <w:rFonts w:hint="eastAsia" w:ascii="宋体" w:hAnsi="宋体"/>
          <w:color w:val="auto"/>
          <w:szCs w:val="21"/>
        </w:rPr>
        <w:t>5</w:t>
      </w:r>
      <w:r>
        <w:rPr>
          <w:rFonts w:ascii="宋体" w:hAnsi="宋体"/>
          <w:color w:val="auto"/>
          <w:szCs w:val="21"/>
        </w:rPr>
        <w:t>℃～</w:t>
      </w:r>
      <w:r>
        <w:rPr>
          <w:rFonts w:hint="eastAsia" w:ascii="宋体" w:hAnsi="宋体"/>
          <w:color w:val="auto"/>
          <w:szCs w:val="21"/>
        </w:rPr>
        <w:t>35</w:t>
      </w:r>
      <w:r>
        <w:rPr>
          <w:rFonts w:ascii="宋体" w:hAnsi="宋体"/>
          <w:color w:val="auto"/>
          <w:szCs w:val="21"/>
        </w:rPr>
        <w:t>℃；</w:t>
      </w:r>
    </w:p>
    <w:p w14:paraId="7CB42F10">
      <w:pPr>
        <w:ind w:firstLine="424" w:firstLineChars="202"/>
        <w:rPr>
          <w:rFonts w:hint="eastAsia" w:ascii="宋体" w:hAnsi="宋体"/>
          <w:color w:val="auto"/>
          <w:szCs w:val="21"/>
        </w:rPr>
      </w:pPr>
      <w:r>
        <w:rPr>
          <w:rFonts w:ascii="宋体" w:hAnsi="宋体"/>
          <w:color w:val="auto"/>
          <w:szCs w:val="21"/>
        </w:rPr>
        <w:t>b) 相对湿度: 45％～75％；</w:t>
      </w:r>
    </w:p>
    <w:p w14:paraId="512C9B67">
      <w:pPr>
        <w:ind w:firstLine="424" w:firstLineChars="202"/>
        <w:rPr>
          <w:rFonts w:hint="eastAsia" w:ascii="宋体" w:hAnsi="宋体"/>
          <w:color w:val="auto"/>
          <w:szCs w:val="21"/>
        </w:rPr>
      </w:pPr>
      <w:r>
        <w:rPr>
          <w:rFonts w:ascii="宋体" w:hAnsi="宋体"/>
          <w:color w:val="auto"/>
          <w:szCs w:val="21"/>
        </w:rPr>
        <w:t>c)</w:t>
      </w:r>
      <w:r>
        <w:rPr>
          <w:rFonts w:hint="eastAsia" w:ascii="宋体" w:hAnsi="宋体"/>
          <w:color w:val="auto"/>
          <w:szCs w:val="21"/>
        </w:rPr>
        <w:t xml:space="preserve"> 大气压力：80kP</w:t>
      </w:r>
      <w:r>
        <w:rPr>
          <w:rFonts w:ascii="宋体" w:hAnsi="宋体"/>
          <w:color w:val="auto"/>
          <w:szCs w:val="21"/>
        </w:rPr>
        <w:t>a</w:t>
      </w:r>
      <w:r>
        <w:rPr>
          <w:rFonts w:hint="eastAsia" w:ascii="宋体" w:hAnsi="宋体"/>
          <w:color w:val="auto"/>
          <w:szCs w:val="21"/>
        </w:rPr>
        <w:t>～110</w:t>
      </w:r>
      <w:r>
        <w:rPr>
          <w:rFonts w:ascii="宋体" w:hAnsi="宋体"/>
          <w:color w:val="auto"/>
          <w:szCs w:val="21"/>
        </w:rPr>
        <w:t>kPa</w:t>
      </w:r>
      <w:r>
        <w:rPr>
          <w:rFonts w:hint="eastAsia" w:ascii="宋体" w:hAnsi="宋体"/>
          <w:color w:val="auto"/>
          <w:szCs w:val="21"/>
        </w:rPr>
        <w:t>；</w:t>
      </w:r>
    </w:p>
    <w:p w14:paraId="3AFF79BF">
      <w:pPr>
        <w:ind w:firstLine="424" w:firstLineChars="202"/>
        <w:rPr>
          <w:rFonts w:hint="eastAsia" w:ascii="宋体" w:hAnsi="宋体"/>
          <w:color w:val="auto"/>
          <w:szCs w:val="21"/>
        </w:rPr>
      </w:pPr>
      <w:r>
        <w:rPr>
          <w:rFonts w:hint="eastAsia" w:ascii="宋体" w:hAnsi="宋体"/>
          <w:color w:val="auto"/>
          <w:szCs w:val="21"/>
        </w:rPr>
        <w:t>d) 环境噪声：不大于65dB(A)。</w:t>
      </w:r>
    </w:p>
    <w:p w14:paraId="073EB2C1">
      <w:pPr>
        <w:pStyle w:val="21"/>
        <w:tabs>
          <w:tab w:val="left" w:pos="567"/>
        </w:tabs>
        <w:ind w:left="0" w:firstLine="0"/>
        <w:rPr>
          <w:rFonts w:hint="eastAsia" w:ascii="宋体" w:hAnsi="宋体" w:eastAsia="宋体"/>
          <w:color w:val="auto"/>
          <w:szCs w:val="21"/>
        </w:rPr>
      </w:pPr>
      <w:r>
        <w:rPr>
          <w:rFonts w:hint="eastAsia" w:ascii="宋体" w:hAnsi="宋体" w:eastAsia="宋体"/>
          <w:color w:val="auto"/>
          <w:szCs w:val="21"/>
        </w:rPr>
        <w:t>5.1.2 电源条件</w:t>
      </w:r>
    </w:p>
    <w:p w14:paraId="77D983B9">
      <w:pPr>
        <w:pStyle w:val="6"/>
        <w:ind w:firstLine="420"/>
        <w:rPr>
          <w:rFonts w:hint="eastAsia" w:hAnsi="宋体" w:cs="宋体"/>
          <w:color w:val="auto"/>
          <w:szCs w:val="21"/>
        </w:rPr>
      </w:pPr>
      <w:r>
        <w:rPr>
          <w:rFonts w:hint="eastAsia" w:hAnsi="宋体" w:cs="宋体"/>
          <w:color w:val="auto"/>
          <w:szCs w:val="21"/>
        </w:rPr>
        <w:t>除非有关标准另有规定，测试用电源应符合以下要求：</w:t>
      </w:r>
    </w:p>
    <w:p w14:paraId="7263F75D">
      <w:pPr>
        <w:pStyle w:val="6"/>
        <w:ind w:firstLine="420"/>
        <w:rPr>
          <w:rFonts w:hint="eastAsia" w:hAnsi="宋体" w:cs="宋体"/>
          <w:color w:val="auto"/>
          <w:szCs w:val="21"/>
        </w:rPr>
      </w:pPr>
      <w:r>
        <w:rPr>
          <w:rFonts w:hint="eastAsia" w:hAnsi="宋体" w:cs="宋体"/>
          <w:color w:val="auto"/>
          <w:szCs w:val="21"/>
        </w:rPr>
        <w:t>直流供电电源：</w:t>
      </w:r>
    </w:p>
    <w:p w14:paraId="5D81EC94">
      <w:pPr>
        <w:pStyle w:val="6"/>
        <w:numPr>
          <w:ilvl w:val="0"/>
          <w:numId w:val="1"/>
        </w:numPr>
        <w:tabs>
          <w:tab w:val="left" w:pos="795"/>
          <w:tab w:val="clear" w:pos="945"/>
        </w:tabs>
        <w:ind w:hanging="521"/>
        <w:rPr>
          <w:rFonts w:hAnsi="宋体" w:cs="宋体"/>
          <w:color w:val="auto"/>
          <w:szCs w:val="21"/>
        </w:rPr>
      </w:pPr>
      <w:r>
        <w:rPr>
          <w:rFonts w:hint="eastAsia" w:hAnsi="宋体" w:cs="宋体"/>
          <w:color w:val="auto"/>
          <w:szCs w:val="21"/>
          <w:lang w:eastAsia="zh-CN"/>
        </w:rPr>
        <w:t>额定</w:t>
      </w:r>
      <w:r>
        <w:rPr>
          <w:rFonts w:hint="eastAsia" w:hAnsi="宋体" w:cs="宋体"/>
          <w:color w:val="auto"/>
          <w:szCs w:val="21"/>
        </w:rPr>
        <w:t>电压</w:t>
      </w:r>
      <w:r>
        <w:rPr>
          <w:rFonts w:hint="eastAsia" w:hAnsi="宋体" w:cs="宋体"/>
          <w:color w:val="auto"/>
          <w:szCs w:val="21"/>
          <w:lang w:eastAsia="zh-CN"/>
        </w:rPr>
        <w:t>允差</w:t>
      </w:r>
      <w:r>
        <w:rPr>
          <w:rFonts w:hint="eastAsia" w:hAnsi="宋体" w:cs="宋体"/>
          <w:color w:val="auto"/>
          <w:szCs w:val="21"/>
        </w:rPr>
        <w:t>：</w:t>
      </w:r>
      <w:r>
        <w:rPr>
          <w:rFonts w:hint="eastAsia" w:hAnsi="宋体" w:cs="宋体"/>
          <w:color w:val="auto"/>
          <w:szCs w:val="21"/>
          <w:lang w:eastAsia="zh-CN"/>
        </w:rPr>
        <w:t>±1</w:t>
      </w:r>
      <w:r>
        <w:rPr>
          <w:rFonts w:hint="eastAsia" w:hAnsi="宋体" w:cs="宋体"/>
          <w:color w:val="auto"/>
          <w:szCs w:val="21"/>
        </w:rPr>
        <w:t>%；</w:t>
      </w:r>
    </w:p>
    <w:p w14:paraId="3C174DE1">
      <w:pPr>
        <w:pStyle w:val="6"/>
        <w:numPr>
          <w:ilvl w:val="0"/>
          <w:numId w:val="1"/>
        </w:numPr>
        <w:tabs>
          <w:tab w:val="left" w:pos="795"/>
          <w:tab w:val="clear" w:pos="945"/>
        </w:tabs>
        <w:ind w:hanging="521"/>
        <w:rPr>
          <w:rFonts w:hint="eastAsia" w:hAnsi="宋体" w:cs="宋体"/>
          <w:color w:val="auto"/>
          <w:szCs w:val="21"/>
        </w:rPr>
      </w:pPr>
      <w:r>
        <w:rPr>
          <w:rFonts w:hint="eastAsia" w:hAnsi="宋体" w:cs="宋体"/>
          <w:color w:val="auto"/>
          <w:szCs w:val="21"/>
          <w:lang w:eastAsia="zh-CN"/>
        </w:rPr>
        <w:t>电压纹波允差</w:t>
      </w:r>
      <w:r>
        <w:rPr>
          <w:rFonts w:hint="eastAsia" w:hAnsi="宋体" w:cs="宋体"/>
          <w:color w:val="auto"/>
          <w:szCs w:val="21"/>
        </w:rPr>
        <w:t>：</w:t>
      </w:r>
      <w:r>
        <w:rPr>
          <w:rFonts w:hint="eastAsia" w:hAnsi="宋体" w:cs="宋体"/>
          <w:color w:val="auto"/>
          <w:position w:val="-6"/>
          <w:szCs w:val="21"/>
        </w:rPr>
        <w:object>
          <v:shape id="_x0000_i1025" o:spt="75" type="#_x0000_t75" style="height:13.95pt;width:42pt;" o:ole="t" filled="f" stroked="f" coordsize="21600,21600">
            <v:path/>
            <v:fill on="f" focussize="0,0"/>
            <v:stroke on="f"/>
            <v:imagedata r:id="rId19" o:title=""/>
            <o:lock v:ext="edit" aspectratio="t"/>
            <w10:wrap type="none"/>
            <w10:anchorlock/>
          </v:shape>
          <o:OLEObject Type="Embed" ProgID="Equation.DSMT4" ShapeID="_x0000_i1025" DrawAspect="Content" ObjectID="_1468075725" r:id="rId18">
            <o:LockedField>false</o:LockedField>
          </o:OLEObject>
        </w:object>
      </w:r>
      <w:r>
        <w:rPr>
          <w:rFonts w:hint="eastAsia" w:hAnsi="宋体" w:cs="宋体"/>
          <w:color w:val="auto"/>
          <w:szCs w:val="21"/>
        </w:rPr>
        <w:t>≤</w:t>
      </w:r>
      <w:r>
        <w:rPr>
          <w:rFonts w:hAnsi="宋体" w:cs="宋体"/>
          <w:color w:val="auto"/>
          <w:szCs w:val="21"/>
        </w:rPr>
        <w:t>0.1</w:t>
      </w:r>
      <w:r>
        <w:rPr>
          <w:rFonts w:hint="eastAsia" w:hAnsi="宋体" w:cs="宋体"/>
          <w:color w:val="auto"/>
          <w:szCs w:val="21"/>
        </w:rPr>
        <w:t>%（</w:t>
      </w:r>
      <w:r>
        <w:rPr>
          <w:rFonts w:hint="eastAsia" w:hAnsi="宋体" w:cs="宋体"/>
          <w:color w:val="auto"/>
          <w:position w:val="-6"/>
          <w:szCs w:val="21"/>
        </w:rPr>
        <w:object>
          <v:shape id="_x0000_i1032" o:spt="75" type="#_x0000_t75" style="height:13.95pt;width:21pt;" o:ole="t" filled="f" stroked="f" coordsize="21600,21600">
            <v:path/>
            <v:fill on="f" focussize="0,0"/>
            <v:stroke on="f"/>
            <v:imagedata r:id="rId21" o:title=""/>
            <o:lock v:ext="edit" aspectratio="t"/>
            <w10:wrap type="none"/>
            <w10:anchorlock/>
          </v:shape>
          <o:OLEObject Type="Embed" ProgID="Equation.DSMT4" ShapeID="_x0000_i1032" DrawAspect="Content" ObjectID="_1468075726" r:id="rId20">
            <o:LockedField>false</o:LockedField>
          </o:OLEObject>
        </w:object>
      </w:r>
      <w:r>
        <w:rPr>
          <w:rFonts w:hint="eastAsia" w:hAnsi="宋体" w:cs="宋体"/>
          <w:color w:val="auto"/>
          <w:szCs w:val="21"/>
        </w:rPr>
        <w:t>为</w:t>
      </w:r>
      <w:r>
        <w:rPr>
          <w:rFonts w:hint="eastAsia" w:hAnsi="宋体" w:cs="宋体"/>
          <w:color w:val="auto"/>
          <w:szCs w:val="21"/>
          <w:lang w:eastAsia="zh-CN"/>
        </w:rPr>
        <w:t>纹波电压的</w:t>
      </w:r>
      <w:r>
        <w:rPr>
          <w:rFonts w:hint="eastAsia" w:hAnsi="宋体" w:cs="宋体"/>
          <w:color w:val="auto"/>
          <w:szCs w:val="21"/>
        </w:rPr>
        <w:t>峰值，</w:t>
      </w:r>
      <w:r>
        <w:rPr>
          <w:rFonts w:hint="eastAsia" w:hAnsi="宋体" w:cs="宋体"/>
          <w:color w:val="auto"/>
          <w:position w:val="-6"/>
          <w:szCs w:val="21"/>
        </w:rPr>
        <w:object>
          <v:shape id="_x0000_i1033" o:spt="75" type="#_x0000_t75" style="height:13.95pt;width:17pt;" o:ole="t" filled="f" stroked="f" coordsize="21600,21600">
            <v:path/>
            <v:fill on="f" focussize="0,0"/>
            <v:stroke on="f"/>
            <v:imagedata r:id="rId23" o:title=""/>
            <o:lock v:ext="edit" aspectratio="t"/>
            <w10:wrap type="none"/>
            <w10:anchorlock/>
          </v:shape>
          <o:OLEObject Type="Embed" ProgID="Equation.DSMT4" ShapeID="_x0000_i1033" DrawAspect="Content" ObjectID="_1468075727" r:id="rId22">
            <o:LockedField>false</o:LockedField>
          </o:OLEObject>
        </w:object>
      </w:r>
      <w:r>
        <w:rPr>
          <w:rFonts w:hint="eastAsia" w:hAnsi="宋体" w:cs="宋体"/>
          <w:color w:val="auto"/>
          <w:szCs w:val="21"/>
        </w:rPr>
        <w:t>为直流供电电压</w:t>
      </w:r>
      <w:r>
        <w:rPr>
          <w:rFonts w:hint="eastAsia" w:hAnsi="宋体" w:cs="宋体"/>
          <w:color w:val="auto"/>
          <w:szCs w:val="21"/>
          <w:lang w:eastAsia="zh-CN"/>
        </w:rPr>
        <w:t>的</w:t>
      </w:r>
      <w:r>
        <w:rPr>
          <w:rFonts w:hint="eastAsia" w:hAnsi="宋体" w:cs="宋体"/>
          <w:color w:val="auto"/>
          <w:szCs w:val="21"/>
        </w:rPr>
        <w:t>额定值）。</w:t>
      </w:r>
    </w:p>
    <w:p w14:paraId="05B354F7">
      <w:pPr>
        <w:pStyle w:val="6"/>
        <w:rPr>
          <w:rFonts w:hint="eastAsia" w:hAnsi="宋体"/>
          <w:color w:val="auto"/>
          <w:szCs w:val="21"/>
          <w:lang w:val="en-US" w:eastAsia="zh-CN"/>
        </w:rPr>
      </w:pPr>
      <w:r>
        <w:rPr>
          <w:rFonts w:hint="eastAsia" w:hAnsi="宋体"/>
          <w:color w:val="auto"/>
          <w:szCs w:val="21"/>
          <w:lang w:val="en-US" w:eastAsia="zh-CN"/>
        </w:rPr>
        <w:t>5.1.3 测试仪器设备一般要求</w:t>
      </w:r>
    </w:p>
    <w:p w14:paraId="3B44231F">
      <w:pPr>
        <w:numPr>
          <w:ilvl w:val="0"/>
          <w:numId w:val="2"/>
        </w:numPr>
        <w:tabs>
          <w:tab w:val="left" w:pos="795"/>
          <w:tab w:val="clear" w:pos="1155"/>
        </w:tabs>
        <w:ind w:left="795" w:hanging="371"/>
        <w:rPr>
          <w:rFonts w:hint="eastAsia" w:ascii="宋体" w:hAnsi="宋体" w:cs="宋体"/>
          <w:color w:val="auto"/>
          <w:szCs w:val="21"/>
        </w:rPr>
      </w:pPr>
      <w:r>
        <w:rPr>
          <w:rFonts w:hint="eastAsia" w:ascii="宋体" w:hAnsi="宋体" w:cs="宋体"/>
          <w:color w:val="auto"/>
          <w:szCs w:val="21"/>
        </w:rPr>
        <w:t>测试仪器和设备的准确度应保证所测性能对准确度的要求，其自身准确度应不大于被测参数1/3倍的允许误差；</w:t>
      </w:r>
    </w:p>
    <w:p w14:paraId="115A6AE8">
      <w:pPr>
        <w:numPr>
          <w:ilvl w:val="0"/>
          <w:numId w:val="2"/>
        </w:numPr>
        <w:tabs>
          <w:tab w:val="left" w:pos="795"/>
          <w:tab w:val="clear" w:pos="1155"/>
        </w:tabs>
        <w:ind w:hanging="731"/>
        <w:rPr>
          <w:rFonts w:hint="eastAsia" w:ascii="宋体" w:hAnsi="宋体" w:cs="宋体"/>
          <w:color w:val="auto"/>
          <w:szCs w:val="21"/>
        </w:rPr>
      </w:pPr>
      <w:r>
        <w:rPr>
          <w:rFonts w:hint="eastAsia" w:ascii="宋体" w:hAnsi="宋体" w:cs="宋体"/>
          <w:color w:val="auto"/>
          <w:szCs w:val="21"/>
        </w:rPr>
        <w:t>测试仪器和设备的性能应符合所测性能的特点；</w:t>
      </w:r>
    </w:p>
    <w:p w14:paraId="65FE1740">
      <w:pPr>
        <w:numPr>
          <w:ilvl w:val="0"/>
          <w:numId w:val="2"/>
        </w:numPr>
        <w:tabs>
          <w:tab w:val="left" w:pos="795"/>
          <w:tab w:val="clear" w:pos="1155"/>
        </w:tabs>
        <w:ind w:hanging="731"/>
        <w:rPr>
          <w:rFonts w:hint="eastAsia" w:ascii="宋体" w:hAnsi="宋体" w:cs="宋体"/>
          <w:color w:val="auto"/>
          <w:szCs w:val="21"/>
        </w:rPr>
      </w:pPr>
      <w:r>
        <w:rPr>
          <w:rFonts w:hint="eastAsia" w:ascii="宋体" w:hAnsi="宋体" w:cs="宋体"/>
          <w:color w:val="auto"/>
          <w:szCs w:val="21"/>
        </w:rPr>
        <w:t>测试仪器和设备应按照计量法的有关规定进行计量检定（校准），并合格；</w:t>
      </w:r>
    </w:p>
    <w:p w14:paraId="531AC25B">
      <w:pPr>
        <w:pStyle w:val="6"/>
        <w:numPr>
          <w:ilvl w:val="0"/>
          <w:numId w:val="2"/>
        </w:numPr>
        <w:tabs>
          <w:tab w:val="left" w:pos="798"/>
          <w:tab w:val="clear" w:pos="1155"/>
        </w:tabs>
        <w:ind w:left="840"/>
        <w:rPr>
          <w:rFonts w:hint="eastAsia" w:hAnsi="宋体" w:cs="宋体"/>
          <w:color w:val="auto"/>
          <w:szCs w:val="21"/>
        </w:rPr>
      </w:pPr>
      <w:r>
        <w:rPr>
          <w:rFonts w:hint="eastAsia" w:hAnsi="宋体" w:cs="宋体"/>
          <w:color w:val="auto"/>
          <w:szCs w:val="21"/>
        </w:rPr>
        <w:t>测试仪器和设备的配置应不影响测量结果。</w:t>
      </w:r>
    </w:p>
    <w:p w14:paraId="4F5E2976">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5.2  电气性能试验</w:t>
      </w:r>
    </w:p>
    <w:p w14:paraId="29C5E654">
      <w:pPr>
        <w:pStyle w:val="21"/>
        <w:tabs>
          <w:tab w:val="left" w:pos="567"/>
        </w:tabs>
        <w:ind w:left="0" w:firstLine="0"/>
        <w:rPr>
          <w:rFonts w:hint="eastAsia" w:ascii="宋体" w:hAnsi="宋体" w:eastAsia="宋体"/>
          <w:color w:val="auto"/>
          <w:szCs w:val="21"/>
        </w:rPr>
      </w:pPr>
      <w:r>
        <w:rPr>
          <w:rFonts w:hint="eastAsia" w:ascii="宋体" w:hAnsi="宋体" w:eastAsia="宋体" w:cs="宋体"/>
          <w:color w:val="auto"/>
          <w:szCs w:val="21"/>
        </w:rPr>
        <w:t>5.2.</w:t>
      </w:r>
      <w:r>
        <w:rPr>
          <w:rFonts w:hint="eastAsia" w:ascii="宋体" w:hAnsi="宋体" w:eastAsia="宋体" w:cs="宋体"/>
          <w:color w:val="auto"/>
          <w:szCs w:val="21"/>
          <w:lang w:val="en-US" w:eastAsia="zh-CN"/>
        </w:rPr>
        <w:t xml:space="preserve">1 </w:t>
      </w:r>
      <w:r>
        <w:rPr>
          <w:rFonts w:hint="eastAsia" w:ascii="宋体" w:hAnsi="宋体" w:eastAsia="宋体"/>
          <w:color w:val="auto"/>
          <w:szCs w:val="21"/>
          <w:lang/>
        </w:rPr>
        <w:t>试验用仪器仪表设备</w:t>
      </w:r>
      <w:r>
        <w:rPr>
          <w:rFonts w:hint="eastAsia" w:ascii="宋体" w:hAnsi="宋体" w:eastAsia="宋体"/>
          <w:color w:val="auto"/>
          <w:szCs w:val="21"/>
        </w:rPr>
        <w:t>：</w:t>
      </w:r>
    </w:p>
    <w:p w14:paraId="5C1C74C3">
      <w:pPr>
        <w:ind w:firstLine="420" w:firstLineChars="200"/>
        <w:rPr>
          <w:rFonts w:hint="eastAsia" w:ascii="宋体" w:hAnsi="宋体"/>
          <w:color w:val="auto"/>
          <w:szCs w:val="21"/>
        </w:rPr>
      </w:pPr>
      <w:r>
        <w:rPr>
          <w:rFonts w:hint="eastAsia" w:ascii="宋体" w:hAnsi="宋体"/>
          <w:color w:val="auto"/>
          <w:szCs w:val="21"/>
        </w:rPr>
        <w:t>a）信号与频谱分析仪/频谱仪          1台；</w:t>
      </w:r>
    </w:p>
    <w:p w14:paraId="001EA7C5">
      <w:pPr>
        <w:ind w:firstLine="420" w:firstLineChars="200"/>
        <w:rPr>
          <w:rFonts w:hint="eastAsia" w:ascii="宋体" w:hAnsi="宋体"/>
          <w:color w:val="auto"/>
          <w:szCs w:val="21"/>
        </w:rPr>
      </w:pPr>
      <w:r>
        <w:rPr>
          <w:rFonts w:hint="eastAsia" w:ascii="宋体" w:hAnsi="宋体"/>
          <w:color w:val="auto"/>
          <w:szCs w:val="21"/>
        </w:rPr>
        <w:t>b）直流稳压电源                     1台；</w:t>
      </w:r>
    </w:p>
    <w:p w14:paraId="4DD37BCF">
      <w:pPr>
        <w:ind w:firstLine="420" w:firstLineChars="200"/>
        <w:rPr>
          <w:rFonts w:hint="eastAsia" w:ascii="宋体" w:hAnsi="宋体"/>
          <w:color w:val="auto"/>
          <w:szCs w:val="21"/>
        </w:rPr>
      </w:pPr>
      <w:r>
        <w:rPr>
          <w:rFonts w:hint="eastAsia" w:ascii="宋体" w:hAnsi="宋体"/>
          <w:color w:val="auto"/>
          <w:szCs w:val="21"/>
        </w:rPr>
        <w:t>c）直流电流表                       1台；</w:t>
      </w:r>
    </w:p>
    <w:p w14:paraId="09808B3F">
      <w:pPr>
        <w:ind w:firstLine="420" w:firstLineChars="200"/>
        <w:rPr>
          <w:rFonts w:hint="eastAsia" w:ascii="宋体" w:hAnsi="宋体"/>
          <w:color w:val="auto"/>
          <w:szCs w:val="21"/>
        </w:rPr>
      </w:pPr>
      <w:r>
        <w:rPr>
          <w:rFonts w:hint="eastAsia" w:ascii="宋体" w:hAnsi="宋体"/>
          <w:color w:val="auto"/>
          <w:szCs w:val="21"/>
        </w:rPr>
        <w:t>d）数字万用表                       1台；</w:t>
      </w:r>
    </w:p>
    <w:p w14:paraId="0560B4D0">
      <w:pPr>
        <w:ind w:firstLine="420" w:firstLineChars="200"/>
        <w:rPr>
          <w:rFonts w:hint="eastAsia" w:ascii="宋体" w:hAnsi="宋体"/>
          <w:color w:val="auto"/>
          <w:szCs w:val="21"/>
        </w:rPr>
      </w:pPr>
      <w:r>
        <w:rPr>
          <w:rFonts w:hint="eastAsia" w:ascii="宋体" w:hAnsi="宋体"/>
          <w:color w:val="auto"/>
          <w:szCs w:val="21"/>
        </w:rPr>
        <w:t>e）电子秒表                         1台；</w:t>
      </w:r>
    </w:p>
    <w:p w14:paraId="61BFD43A">
      <w:pPr>
        <w:ind w:firstLine="420" w:firstLineChars="200"/>
        <w:rPr>
          <w:rFonts w:hint="eastAsia" w:ascii="宋体" w:hAnsi="宋体"/>
          <w:color w:val="auto"/>
          <w:szCs w:val="21"/>
        </w:rPr>
      </w:pPr>
      <w:r>
        <w:rPr>
          <w:rFonts w:hint="eastAsia" w:ascii="宋体" w:hAnsi="宋体"/>
          <w:color w:val="auto"/>
          <w:szCs w:val="21"/>
        </w:rPr>
        <w:t>f）卷尺                             1把；</w:t>
      </w:r>
    </w:p>
    <w:p w14:paraId="662858C8">
      <w:pPr>
        <w:ind w:firstLine="420" w:firstLineChars="200"/>
        <w:rPr>
          <w:rFonts w:hint="eastAsia" w:ascii="宋体" w:hAnsi="宋体"/>
          <w:color w:val="auto"/>
          <w:szCs w:val="21"/>
        </w:rPr>
      </w:pPr>
      <w:r>
        <w:rPr>
          <w:rFonts w:hint="eastAsia" w:ascii="宋体" w:hAnsi="宋体"/>
          <w:color w:val="auto"/>
          <w:szCs w:val="21"/>
        </w:rPr>
        <w:t>g）声级计                           1台；</w:t>
      </w:r>
    </w:p>
    <w:p w14:paraId="23D1235A">
      <w:pPr>
        <w:ind w:firstLine="420" w:firstLineChars="200"/>
        <w:rPr>
          <w:rFonts w:hint="eastAsia" w:ascii="宋体" w:hAnsi="宋体"/>
          <w:color w:val="auto"/>
          <w:szCs w:val="21"/>
        </w:rPr>
      </w:pPr>
      <w:r>
        <w:rPr>
          <w:rFonts w:hint="eastAsia" w:ascii="宋体" w:hAnsi="宋体"/>
          <w:color w:val="auto"/>
          <w:szCs w:val="21"/>
        </w:rPr>
        <w:t>h）滑线变阻器                       1台；</w:t>
      </w:r>
    </w:p>
    <w:p w14:paraId="7BE31EC6">
      <w:pPr>
        <w:ind w:firstLine="420" w:firstLineChars="200"/>
        <w:rPr>
          <w:rFonts w:hint="eastAsia" w:ascii="宋体" w:hAnsi="宋体"/>
          <w:color w:val="auto"/>
          <w:szCs w:val="21"/>
        </w:rPr>
      </w:pPr>
      <w:r>
        <w:rPr>
          <w:rFonts w:hint="eastAsia" w:ascii="宋体" w:hAnsi="宋体"/>
          <w:color w:val="auto"/>
          <w:szCs w:val="21"/>
        </w:rPr>
        <w:t>i）配套基站                         1台。</w:t>
      </w:r>
    </w:p>
    <w:bookmarkEnd w:id="61"/>
    <w:bookmarkEnd w:id="62"/>
    <w:p w14:paraId="42671867">
      <w:pPr>
        <w:spacing w:before="156" w:beforeLines="50" w:after="156" w:afterLines="50"/>
        <w:rPr>
          <w:rFonts w:hint="eastAsia" w:ascii="宋体" w:hAnsi="宋体"/>
          <w:color w:val="auto"/>
        </w:rPr>
      </w:pPr>
      <w:bookmarkStart w:id="63" w:name="_Toc181105812"/>
      <w:bookmarkStart w:id="64" w:name="_Toc181105703"/>
      <w:r>
        <w:rPr>
          <w:rFonts w:hint="eastAsia" w:ascii="宋体" w:hAnsi="宋体" w:cs="宋体"/>
          <w:color w:val="auto"/>
          <w:lang/>
        </w:rPr>
        <mc:AlternateContent>
          <mc:Choice Requires="wpg">
            <w:drawing>
              <wp:anchor distT="0" distB="0" distL="114300" distR="114300" simplePos="0" relativeHeight="251669504" behindDoc="0" locked="0" layoutInCell="1" allowOverlap="1">
                <wp:simplePos x="0" y="0"/>
                <wp:positionH relativeFrom="column">
                  <wp:posOffset>477520</wp:posOffset>
                </wp:positionH>
                <wp:positionV relativeFrom="paragraph">
                  <wp:posOffset>373380</wp:posOffset>
                </wp:positionV>
                <wp:extent cx="4573270" cy="741045"/>
                <wp:effectExtent l="4445" t="4445" r="9525" b="1270"/>
                <wp:wrapNone/>
                <wp:docPr id="29" name="组合 80"/>
                <wp:cNvGraphicFramePr/>
                <a:graphic xmlns:a="http://schemas.openxmlformats.org/drawingml/2006/main">
                  <a:graphicData uri="http://schemas.microsoft.com/office/word/2010/wordprocessingGroup">
                    <wpg:wgp>
                      <wpg:cNvGrpSpPr/>
                      <wpg:grpSpPr>
                        <a:xfrm>
                          <a:off x="0" y="0"/>
                          <a:ext cx="4573270" cy="741045"/>
                          <a:chOff x="2552" y="10806"/>
                          <a:chExt cx="7202" cy="1167"/>
                        </a:xfrm>
                      </wpg:grpSpPr>
                      <wps:wsp>
                        <wps:cNvPr id="11" name="文本框 66"/>
                        <wps:cNvSpPr txBox="1"/>
                        <wps:spPr>
                          <a:xfrm>
                            <a:off x="3010" y="11549"/>
                            <a:ext cx="468" cy="424"/>
                          </a:xfrm>
                          <a:prstGeom prst="rect">
                            <a:avLst/>
                          </a:prstGeom>
                          <a:gradFill rotWithShape="0">
                            <a:gsLst>
                              <a:gs pos="0">
                                <a:srgbClr val="FFFFFF"/>
                              </a:gs>
                              <a:gs pos="100000">
                                <a:srgbClr val="FFFFFF"/>
                              </a:gs>
                            </a:gsLst>
                            <a:lin ang="0"/>
                            <a:tileRect/>
                          </a:gradFill>
                          <a:ln w="6350">
                            <a:noFill/>
                          </a:ln>
                        </wps:spPr>
                        <wps:txbx>
                          <w:txbxContent>
                            <w:p w14:paraId="2B79540B">
                              <w:pPr>
                                <w:spacing w:line="240" w:lineRule="exact"/>
                                <w:jc w:val="center"/>
                                <w:rPr>
                                  <w:sz w:val="18"/>
                                  <w:szCs w:val="18"/>
                                </w:rPr>
                              </w:pPr>
                              <w:r>
                                <w:rPr>
                                  <w:sz w:val="18"/>
                                  <w:szCs w:val="18"/>
                                </w:rPr>
                                <w:t>-</w:t>
                              </w:r>
                            </w:p>
                          </w:txbxContent>
                        </wps:txbx>
                        <wps:bodyPr wrap="square" upright="1"/>
                      </wps:wsp>
                      <wps:wsp>
                        <wps:cNvPr id="12" name="文本框 65"/>
                        <wps:cNvSpPr txBox="1"/>
                        <wps:spPr>
                          <a:xfrm>
                            <a:off x="5478" y="11539"/>
                            <a:ext cx="468" cy="424"/>
                          </a:xfrm>
                          <a:prstGeom prst="rect">
                            <a:avLst/>
                          </a:prstGeom>
                          <a:gradFill rotWithShape="0">
                            <a:gsLst>
                              <a:gs pos="0">
                                <a:srgbClr val="FFFFFF"/>
                              </a:gs>
                              <a:gs pos="100000">
                                <a:srgbClr val="FFFFFF"/>
                              </a:gs>
                            </a:gsLst>
                            <a:lin ang="0"/>
                            <a:tileRect/>
                          </a:gradFill>
                          <a:ln w="6350">
                            <a:noFill/>
                          </a:ln>
                        </wps:spPr>
                        <wps:txbx>
                          <w:txbxContent>
                            <w:p w14:paraId="1BE4EB3F">
                              <w:pPr>
                                <w:spacing w:line="240" w:lineRule="exact"/>
                                <w:jc w:val="center"/>
                                <w:rPr>
                                  <w:sz w:val="18"/>
                                  <w:szCs w:val="18"/>
                                </w:rPr>
                              </w:pPr>
                              <w:r>
                                <w:rPr>
                                  <w:sz w:val="18"/>
                                  <w:szCs w:val="18"/>
                                </w:rPr>
                                <w:t>-</w:t>
                              </w:r>
                            </w:p>
                          </w:txbxContent>
                        </wps:txbx>
                        <wps:bodyPr wrap="square" upright="1"/>
                      </wps:wsp>
                      <wps:wsp>
                        <wps:cNvPr id="13" name="文本框 64"/>
                        <wps:cNvSpPr txBox="1"/>
                        <wps:spPr>
                          <a:xfrm>
                            <a:off x="5476" y="11204"/>
                            <a:ext cx="468" cy="424"/>
                          </a:xfrm>
                          <a:prstGeom prst="rect">
                            <a:avLst/>
                          </a:prstGeom>
                          <a:gradFill rotWithShape="0">
                            <a:gsLst>
                              <a:gs pos="0">
                                <a:srgbClr val="FFFFFF"/>
                              </a:gs>
                              <a:gs pos="100000">
                                <a:srgbClr val="FFFFFF"/>
                              </a:gs>
                            </a:gsLst>
                            <a:lin ang="0"/>
                            <a:tileRect/>
                          </a:gradFill>
                          <a:ln w="6350">
                            <a:noFill/>
                          </a:ln>
                        </wps:spPr>
                        <wps:txbx>
                          <w:txbxContent>
                            <w:p w14:paraId="29D467C7">
                              <w:pPr>
                                <w:spacing w:line="240" w:lineRule="exact"/>
                                <w:jc w:val="center"/>
                                <w:rPr>
                                  <w:sz w:val="18"/>
                                  <w:szCs w:val="18"/>
                                </w:rPr>
                              </w:pPr>
                              <w:r>
                                <w:rPr>
                                  <w:sz w:val="18"/>
                                  <w:szCs w:val="18"/>
                                </w:rPr>
                                <w:t>+</w:t>
                              </w:r>
                            </w:p>
                          </w:txbxContent>
                        </wps:txbx>
                        <wps:bodyPr wrap="square" upright="1"/>
                      </wps:wsp>
                      <wps:wsp>
                        <wps:cNvPr id="14" name="文本框 63"/>
                        <wps:cNvSpPr txBox="1"/>
                        <wps:spPr>
                          <a:xfrm>
                            <a:off x="3948" y="11186"/>
                            <a:ext cx="468" cy="424"/>
                          </a:xfrm>
                          <a:prstGeom prst="rect">
                            <a:avLst/>
                          </a:prstGeom>
                          <a:gradFill rotWithShape="0">
                            <a:gsLst>
                              <a:gs pos="0">
                                <a:srgbClr val="FFFFFF"/>
                              </a:gs>
                              <a:gs pos="100000">
                                <a:srgbClr val="FFFFFF"/>
                              </a:gs>
                            </a:gsLst>
                            <a:lin ang="0"/>
                            <a:tileRect/>
                          </a:gradFill>
                          <a:ln w="6350">
                            <a:noFill/>
                          </a:ln>
                        </wps:spPr>
                        <wps:txbx>
                          <w:txbxContent>
                            <w:p w14:paraId="7AB34C67">
                              <w:pPr>
                                <w:spacing w:line="240" w:lineRule="exact"/>
                                <w:jc w:val="center"/>
                                <w:rPr>
                                  <w:sz w:val="18"/>
                                  <w:szCs w:val="18"/>
                                </w:rPr>
                              </w:pPr>
                              <w:r>
                                <w:rPr>
                                  <w:sz w:val="18"/>
                                  <w:szCs w:val="18"/>
                                </w:rPr>
                                <w:t>+</w:t>
                              </w:r>
                            </w:p>
                          </w:txbxContent>
                        </wps:txbx>
                        <wps:bodyPr wrap="square" upright="1"/>
                      </wps:wsp>
                      <wps:wsp>
                        <wps:cNvPr id="15" name="文本框 53"/>
                        <wps:cNvSpPr txBox="1"/>
                        <wps:spPr>
                          <a:xfrm>
                            <a:off x="2552" y="11299"/>
                            <a:ext cx="1396" cy="380"/>
                          </a:xfrm>
                          <a:prstGeom prst="rect">
                            <a:avLst/>
                          </a:prstGeom>
                          <a:gradFill rotWithShape="0">
                            <a:gsLst>
                              <a:gs pos="0">
                                <a:srgbClr val="FFFFFF"/>
                              </a:gs>
                              <a:gs pos="100000">
                                <a:srgbClr val="FFFFFF"/>
                              </a:gs>
                            </a:gsLst>
                            <a:lin ang="0"/>
                            <a:tileRect/>
                          </a:gradFill>
                          <a:ln w="6350" cap="flat" cmpd="sng">
                            <a:solidFill>
                              <a:srgbClr val="000000"/>
                            </a:solidFill>
                            <a:prstDash val="solid"/>
                            <a:miter/>
                            <a:headEnd type="none" w="med" len="med"/>
                            <a:tailEnd type="none" w="med" len="med"/>
                          </a:ln>
                        </wps:spPr>
                        <wps:txbx>
                          <w:txbxContent>
                            <w:p w14:paraId="16D09F70">
                              <w:pPr>
                                <w:spacing w:line="240" w:lineRule="exact"/>
                                <w:jc w:val="center"/>
                                <w:rPr>
                                  <w:sz w:val="18"/>
                                  <w:szCs w:val="18"/>
                                </w:rPr>
                              </w:pPr>
                              <w:r>
                                <w:rPr>
                                  <w:rFonts w:hint="eastAsia"/>
                                  <w:sz w:val="18"/>
                                  <w:szCs w:val="18"/>
                                </w:rPr>
                                <w:t>直流稳压电源</w:t>
                              </w:r>
                            </w:p>
                          </w:txbxContent>
                        </wps:txbx>
                        <wps:bodyPr wrap="square" upright="1"/>
                      </wps:wsp>
                      <wps:wsp>
                        <wps:cNvPr id="16" name="文本框 56"/>
                        <wps:cNvSpPr txBox="1"/>
                        <wps:spPr>
                          <a:xfrm>
                            <a:off x="5970" y="11299"/>
                            <a:ext cx="1615" cy="636"/>
                          </a:xfrm>
                          <a:prstGeom prst="rect">
                            <a:avLst/>
                          </a:prstGeom>
                          <a:gradFill rotWithShape="0">
                            <a:gsLst>
                              <a:gs pos="0">
                                <a:srgbClr val="FFFFFF"/>
                              </a:gs>
                              <a:gs pos="100000">
                                <a:srgbClr val="FFFFFF"/>
                              </a:gs>
                            </a:gsLst>
                            <a:lin ang="0"/>
                            <a:tileRect/>
                          </a:gradFill>
                          <a:ln w="6350" cap="flat" cmpd="sng">
                            <a:solidFill>
                              <a:srgbClr val="000000"/>
                            </a:solidFill>
                            <a:prstDash val="solid"/>
                            <a:miter/>
                            <a:headEnd type="none" w="med" len="med"/>
                            <a:tailEnd type="none" w="med" len="med"/>
                          </a:ln>
                        </wps:spPr>
                        <wps:txbx>
                          <w:txbxContent>
                            <w:p w14:paraId="5E3A1651">
                              <w:pPr>
                                <w:spacing w:line="240" w:lineRule="exact"/>
                                <w:jc w:val="center"/>
                                <w:rPr>
                                  <w:rFonts w:hint="default" w:eastAsia="宋体"/>
                                  <w:sz w:val="18"/>
                                  <w:szCs w:val="18"/>
                                  <w:lang w:val="en-US" w:eastAsia="zh-CN"/>
                                </w:rPr>
                              </w:pPr>
                              <w:r>
                                <w:rPr>
                                  <w:rFonts w:hint="eastAsia"/>
                                  <w:sz w:val="18"/>
                                  <w:szCs w:val="18"/>
                                  <w:lang w:eastAsia="zh-CN"/>
                                </w:rPr>
                                <w:t>KT</w:t>
                              </w:r>
                              <w:r>
                                <w:rPr>
                                  <w:rFonts w:hint="eastAsia"/>
                                  <w:sz w:val="18"/>
                                  <w:szCs w:val="18"/>
                                  <w:lang w:val="en-US" w:eastAsia="zh-CN"/>
                                </w:rPr>
                                <w:t>936(5G)</w:t>
                              </w:r>
                              <w:r>
                                <w:rPr>
                                  <w:rFonts w:hint="eastAsia"/>
                                  <w:sz w:val="18"/>
                                  <w:szCs w:val="18"/>
                                  <w:lang w:eastAsia="zh-CN"/>
                                </w:rPr>
                                <w:t>-S</w:t>
                              </w:r>
                              <w:r>
                                <w:rPr>
                                  <w:rFonts w:hint="eastAsia"/>
                                  <w:sz w:val="18"/>
                                  <w:szCs w:val="18"/>
                                  <w:lang w:val="en-US" w:eastAsia="zh-CN"/>
                                </w:rPr>
                                <w:t>1</w:t>
                              </w:r>
                            </w:p>
                            <w:p w14:paraId="62AF32F3">
                              <w:pPr>
                                <w:spacing w:line="240" w:lineRule="exact"/>
                                <w:jc w:val="center"/>
                                <w:rPr>
                                  <w:sz w:val="18"/>
                                  <w:szCs w:val="18"/>
                                </w:rPr>
                              </w:pPr>
                              <w:r>
                                <w:rPr>
                                  <w:rFonts w:hint="eastAsia"/>
                                  <w:sz w:val="18"/>
                                  <w:szCs w:val="18"/>
                                </w:rPr>
                                <w:t>矿用本安型手机</w:t>
                              </w:r>
                            </w:p>
                          </w:txbxContent>
                        </wps:txbx>
                        <wps:bodyPr wrap="square" upright="1"/>
                      </wps:wsp>
                      <wps:wsp>
                        <wps:cNvPr id="17" name="文本框 58"/>
                        <wps:cNvSpPr txBox="1"/>
                        <wps:spPr>
                          <a:xfrm>
                            <a:off x="4434" y="11299"/>
                            <a:ext cx="1042" cy="380"/>
                          </a:xfrm>
                          <a:prstGeom prst="rect">
                            <a:avLst/>
                          </a:prstGeom>
                          <a:gradFill rotWithShape="0">
                            <a:gsLst>
                              <a:gs pos="0">
                                <a:srgbClr val="FFFFFF"/>
                              </a:gs>
                              <a:gs pos="100000">
                                <a:srgbClr val="FFFFFF"/>
                              </a:gs>
                            </a:gsLst>
                            <a:lin ang="0"/>
                            <a:tileRect/>
                          </a:gradFill>
                          <a:ln w="6350" cap="flat" cmpd="sng">
                            <a:solidFill>
                              <a:srgbClr val="000000"/>
                            </a:solidFill>
                            <a:prstDash val="solid"/>
                            <a:miter/>
                            <a:headEnd type="none" w="med" len="med"/>
                            <a:tailEnd type="none" w="med" len="med"/>
                          </a:ln>
                        </wps:spPr>
                        <wps:txbx>
                          <w:txbxContent>
                            <w:p w14:paraId="1B6E3F88">
                              <w:pPr>
                                <w:spacing w:line="240" w:lineRule="exact"/>
                                <w:jc w:val="center"/>
                                <w:rPr>
                                  <w:sz w:val="18"/>
                                  <w:szCs w:val="18"/>
                                </w:rPr>
                              </w:pPr>
                              <w:r>
                                <w:rPr>
                                  <w:rFonts w:hint="eastAsia"/>
                                  <w:sz w:val="18"/>
                                  <w:szCs w:val="18"/>
                                </w:rPr>
                                <w:t>电流表</w:t>
                              </w:r>
                            </w:p>
                          </w:txbxContent>
                        </wps:txbx>
                        <wps:bodyPr wrap="square" upright="1"/>
                      </wps:wsp>
                      <wps:wsp>
                        <wps:cNvPr id="18" name="自选图形 59"/>
                        <wps:cNvCnPr/>
                        <wps:spPr>
                          <a:xfrm>
                            <a:off x="3948" y="11493"/>
                            <a:ext cx="486" cy="0"/>
                          </a:xfrm>
                          <a:prstGeom prst="straightConnector1">
                            <a:avLst/>
                          </a:prstGeom>
                          <a:ln w="6350" cap="flat" cmpd="sng">
                            <a:solidFill>
                              <a:srgbClr val="000000"/>
                            </a:solidFill>
                            <a:prstDash val="solid"/>
                            <a:headEnd type="none" w="med" len="med"/>
                            <a:tailEnd type="none" w="med" len="med"/>
                          </a:ln>
                        </wps:spPr>
                        <wps:bodyPr/>
                      </wps:wsp>
                      <wps:wsp>
                        <wps:cNvPr id="19" name="自选图形 60"/>
                        <wps:cNvCnPr/>
                        <wps:spPr>
                          <a:xfrm>
                            <a:off x="5476" y="11493"/>
                            <a:ext cx="486" cy="0"/>
                          </a:xfrm>
                          <a:prstGeom prst="straightConnector1">
                            <a:avLst/>
                          </a:prstGeom>
                          <a:ln w="6350" cap="flat" cmpd="sng">
                            <a:solidFill>
                              <a:srgbClr val="000000"/>
                            </a:solidFill>
                            <a:prstDash val="solid"/>
                            <a:headEnd type="none" w="med" len="med"/>
                            <a:tailEnd type="none" w="med" len="med"/>
                          </a:ln>
                        </wps:spPr>
                        <wps:bodyPr/>
                      </wps:wsp>
                      <wps:wsp>
                        <wps:cNvPr id="20" name="自选图形 61"/>
                        <wps:cNvCnPr/>
                        <wps:spPr>
                          <a:xfrm>
                            <a:off x="3127" y="11838"/>
                            <a:ext cx="2835" cy="0"/>
                          </a:xfrm>
                          <a:prstGeom prst="straightConnector1">
                            <a:avLst/>
                          </a:prstGeom>
                          <a:ln w="6350" cap="flat" cmpd="sng">
                            <a:solidFill>
                              <a:srgbClr val="000000"/>
                            </a:solidFill>
                            <a:prstDash val="solid"/>
                            <a:headEnd type="none" w="med" len="med"/>
                            <a:tailEnd type="none" w="med" len="med"/>
                          </a:ln>
                        </wps:spPr>
                        <wps:bodyPr/>
                      </wps:wsp>
                      <wps:wsp>
                        <wps:cNvPr id="21" name="自选图形 62"/>
                        <wps:cNvCnPr/>
                        <wps:spPr>
                          <a:xfrm flipV="1">
                            <a:off x="3127" y="11679"/>
                            <a:ext cx="0" cy="159"/>
                          </a:xfrm>
                          <a:prstGeom prst="straightConnector1">
                            <a:avLst/>
                          </a:prstGeom>
                          <a:ln w="6350" cap="flat" cmpd="sng">
                            <a:solidFill>
                              <a:srgbClr val="000000"/>
                            </a:solidFill>
                            <a:prstDash val="solid"/>
                            <a:headEnd type="none" w="med" len="med"/>
                            <a:tailEnd type="none" w="med" len="med"/>
                          </a:ln>
                        </wps:spPr>
                        <wps:bodyPr/>
                      </wps:wsp>
                      <wpg:grpSp>
                        <wpg:cNvPr id="25" name="组合 74"/>
                        <wpg:cNvGrpSpPr/>
                        <wpg:grpSpPr>
                          <a:xfrm>
                            <a:off x="7757" y="11036"/>
                            <a:ext cx="370" cy="457"/>
                            <a:chOff x="8951" y="11420"/>
                            <a:chExt cx="370" cy="457"/>
                          </a:xfrm>
                        </wpg:grpSpPr>
                        <wps:wsp>
                          <wps:cNvPr id="22" name="自选图形 71"/>
                          <wps:cNvCnPr/>
                          <wps:spPr>
                            <a:xfrm>
                              <a:off x="9135" y="11423"/>
                              <a:ext cx="0" cy="454"/>
                            </a:xfrm>
                            <a:prstGeom prst="straightConnector1">
                              <a:avLst/>
                            </a:prstGeom>
                            <a:ln w="9525" cap="flat" cmpd="sng">
                              <a:solidFill>
                                <a:srgbClr val="000000"/>
                              </a:solidFill>
                              <a:prstDash val="solid"/>
                              <a:headEnd type="none" w="med" len="med"/>
                              <a:tailEnd type="none" w="med" len="med"/>
                            </a:ln>
                          </wps:spPr>
                          <wps:bodyPr/>
                        </wps:wsp>
                        <wps:wsp>
                          <wps:cNvPr id="23" name="自选图形 72"/>
                          <wps:cNvCnPr/>
                          <wps:spPr>
                            <a:xfrm>
                              <a:off x="8951" y="11423"/>
                              <a:ext cx="185" cy="272"/>
                            </a:xfrm>
                            <a:prstGeom prst="straightConnector1">
                              <a:avLst/>
                            </a:prstGeom>
                            <a:ln w="9525" cap="flat" cmpd="sng">
                              <a:solidFill>
                                <a:srgbClr val="000000"/>
                              </a:solidFill>
                              <a:prstDash val="solid"/>
                              <a:headEnd type="none" w="med" len="med"/>
                              <a:tailEnd type="none" w="med" len="med"/>
                            </a:ln>
                          </wps:spPr>
                          <wps:bodyPr/>
                        </wps:wsp>
                        <wps:wsp>
                          <wps:cNvPr id="24" name="自选图形 73"/>
                          <wps:cNvCnPr/>
                          <wps:spPr>
                            <a:xfrm flipH="1">
                              <a:off x="9136" y="11420"/>
                              <a:ext cx="185" cy="272"/>
                            </a:xfrm>
                            <a:prstGeom prst="straightConnector1">
                              <a:avLst/>
                            </a:prstGeom>
                            <a:ln w="9525" cap="flat" cmpd="sng">
                              <a:solidFill>
                                <a:srgbClr val="000000"/>
                              </a:solidFill>
                              <a:prstDash val="solid"/>
                              <a:headEnd type="none" w="med" len="med"/>
                              <a:tailEnd type="none" w="med" len="med"/>
                            </a:ln>
                          </wps:spPr>
                          <wps:bodyPr/>
                        </wps:wsp>
                      </wpg:grpSp>
                      <wps:wsp>
                        <wps:cNvPr id="26" name="自选图形 75"/>
                        <wps:cNvCnPr/>
                        <wps:spPr>
                          <a:xfrm flipH="1">
                            <a:off x="7585" y="11493"/>
                            <a:ext cx="356" cy="0"/>
                          </a:xfrm>
                          <a:prstGeom prst="straightConnector1">
                            <a:avLst/>
                          </a:prstGeom>
                          <a:ln w="9525" cap="flat" cmpd="sng">
                            <a:solidFill>
                              <a:srgbClr val="000000"/>
                            </a:solidFill>
                            <a:prstDash val="solid"/>
                            <a:headEnd type="none" w="med" len="med"/>
                            <a:tailEnd type="none" w="med" len="med"/>
                          </a:ln>
                        </wps:spPr>
                        <wps:bodyPr/>
                      </wps:wsp>
                      <wps:wsp>
                        <wps:cNvPr id="27" name="文本框 76"/>
                        <wps:cNvSpPr txBox="1"/>
                        <wps:spPr>
                          <a:xfrm>
                            <a:off x="8315" y="11299"/>
                            <a:ext cx="1439" cy="636"/>
                          </a:xfrm>
                          <a:prstGeom prst="rect">
                            <a:avLst/>
                          </a:prstGeom>
                          <a:gradFill rotWithShape="0">
                            <a:gsLst>
                              <a:gs pos="0">
                                <a:srgbClr val="FFFFFF"/>
                              </a:gs>
                              <a:gs pos="100000">
                                <a:srgbClr val="FFFFFF"/>
                              </a:gs>
                            </a:gsLst>
                            <a:lin ang="0"/>
                            <a:tileRect/>
                          </a:gradFill>
                          <a:ln w="6350" cap="flat" cmpd="sng">
                            <a:solidFill>
                              <a:srgbClr val="000000"/>
                            </a:solidFill>
                            <a:prstDash val="solid"/>
                            <a:miter/>
                            <a:headEnd type="none" w="med" len="med"/>
                            <a:tailEnd type="none" w="med" len="med"/>
                          </a:ln>
                        </wps:spPr>
                        <wps:txbx>
                          <w:txbxContent>
                            <w:p w14:paraId="0C536B38">
                              <w:pPr>
                                <w:spacing w:line="240" w:lineRule="exact"/>
                                <w:jc w:val="center"/>
                                <w:rPr>
                                  <w:sz w:val="18"/>
                                  <w:szCs w:val="18"/>
                                </w:rPr>
                              </w:pPr>
                              <w:r>
                                <w:rPr>
                                  <w:rFonts w:hint="eastAsia"/>
                                  <w:sz w:val="18"/>
                                  <w:szCs w:val="18"/>
                                </w:rPr>
                                <w:t>频谱仪/信号与频谱分析仪</w:t>
                              </w:r>
                            </w:p>
                          </w:txbxContent>
                        </wps:txbx>
                        <wps:bodyPr wrap="square" upright="1"/>
                      </wps:wsp>
                      <wps:wsp>
                        <wps:cNvPr id="28" name="文本框 79"/>
                        <wps:cNvSpPr txBox="1"/>
                        <wps:spPr>
                          <a:xfrm>
                            <a:off x="8315" y="10806"/>
                            <a:ext cx="1042" cy="380"/>
                          </a:xfrm>
                          <a:prstGeom prst="rect">
                            <a:avLst/>
                          </a:prstGeom>
                          <a:gradFill rotWithShape="0">
                            <a:gsLst>
                              <a:gs pos="0">
                                <a:srgbClr val="FFFFFF"/>
                              </a:gs>
                              <a:gs pos="100000">
                                <a:srgbClr val="FFFFFF"/>
                              </a:gs>
                            </a:gsLst>
                            <a:lin ang="0"/>
                            <a:tileRect/>
                          </a:gradFill>
                          <a:ln w="6350" cap="flat" cmpd="sng">
                            <a:solidFill>
                              <a:srgbClr val="000000"/>
                            </a:solidFill>
                            <a:prstDash val="solid"/>
                            <a:miter/>
                            <a:headEnd type="none" w="med" len="med"/>
                            <a:tailEnd type="none" w="med" len="med"/>
                          </a:ln>
                        </wps:spPr>
                        <wps:txbx>
                          <w:txbxContent>
                            <w:p w14:paraId="3E42FFE5">
                              <w:pPr>
                                <w:spacing w:line="240" w:lineRule="exact"/>
                                <w:jc w:val="center"/>
                                <w:rPr>
                                  <w:sz w:val="18"/>
                                  <w:szCs w:val="18"/>
                                </w:rPr>
                              </w:pPr>
                              <w:r>
                                <w:rPr>
                                  <w:rFonts w:hint="eastAsia"/>
                                  <w:sz w:val="18"/>
                                  <w:szCs w:val="18"/>
                                </w:rPr>
                                <w:t>基站</w:t>
                              </w:r>
                            </w:p>
                          </w:txbxContent>
                        </wps:txbx>
                        <wps:bodyPr wrap="square" upright="1"/>
                      </wps:wsp>
                    </wpg:wgp>
                  </a:graphicData>
                </a:graphic>
              </wp:anchor>
            </w:drawing>
          </mc:Choice>
          <mc:Fallback>
            <w:pict>
              <v:group id="组合 80" o:spid="_x0000_s1026" o:spt="203" style="position:absolute;left:0pt;margin-left:37.6pt;margin-top:29.4pt;height:58.35pt;width:360.1pt;z-index:251669504;mso-width-relative:page;mso-height-relative:page;" coordorigin="2552,10806" coordsize="7202,1167" o:gfxdata="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">
                <o:lock v:ext="edit" aspectratio="f"/>
                <v:shape id="文本框 66" o:spid="_x0000_s1026" o:spt="202" type="#_x0000_t202" style="position:absolute;left:3010;top:11549;height:424;width:468;" fillcolor="#FFFFFF" filled="t" stroked="f" coordsize="21600,21600" o:gfxdata="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0+8rsAAADb&#10;AAAADwAAAAAAAAABACAAAAAiAAAAZHJzL2Rvd25yZXYueG1sUEsBAhQAFAAAAAgAh07iQDMvBZ47&#10;AAAAOQAAABAAAAAAAAAAAQAgAAAACgEAAGRycy9zaGFwZXhtbC54bWxQSwUGAAAAAAYABgBbAQAA&#10;tAMAAAAA&#10;">
                  <v:fill type="gradient" on="t" color2="#FFFFFF" angle="90" focus="100%" focussize="0f,0f" focusposition="0f,0f">
                    <o:fill type="gradientUnscaled" v:ext="backwardCompatible"/>
                  </v:fill>
                  <v:stroke on="f" weight="0.5pt"/>
                  <v:imagedata o:title=""/>
                  <o:lock v:ext="edit" aspectratio="f"/>
                  <v:textbox>
                    <w:txbxContent>
                      <w:p w14:paraId="2B79540B">
                        <w:pPr>
                          <w:spacing w:line="240" w:lineRule="exact"/>
                          <w:jc w:val="center"/>
                          <w:rPr>
                            <w:sz w:val="18"/>
                            <w:szCs w:val="18"/>
                          </w:rPr>
                        </w:pPr>
                        <w:r>
                          <w:rPr>
                            <w:sz w:val="18"/>
                            <w:szCs w:val="18"/>
                          </w:rPr>
                          <w:t>-</w:t>
                        </w:r>
                      </w:p>
                    </w:txbxContent>
                  </v:textbox>
                </v:shape>
                <v:shape id="文本框 65" o:spid="_x0000_s1026" o:spt="202" type="#_x0000_t202" style="position:absolute;left:5478;top:11539;height:424;width:468;" fillcolor="#FFFFFF" filled="t" stroked="f" coordsize="21600,21600" o:gfxdata="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X6CFugAAANsA&#10;AAAPAAAAAAAAAAEAIAAAACIAAABkcnMvZG93bnJldi54bWxQSwECFAAUAAAACACHTuJAMy8FnjsA&#10;AAA5AAAAEAAAAAAAAAABACAAAAAJAQAAZHJzL3NoYXBleG1sLnhtbFBLBQYAAAAABgAGAFsBAACz&#10;AwAAAAA=&#10;">
                  <v:fill type="gradient" on="t" color2="#FFFFFF" angle="90" focus="100%" focussize="0f,0f" focusposition="0f,0f">
                    <o:fill type="gradientUnscaled" v:ext="backwardCompatible"/>
                  </v:fill>
                  <v:stroke on="f" weight="0.5pt"/>
                  <v:imagedata o:title=""/>
                  <o:lock v:ext="edit" aspectratio="f"/>
                  <v:textbox>
                    <w:txbxContent>
                      <w:p w14:paraId="1BE4EB3F">
                        <w:pPr>
                          <w:spacing w:line="240" w:lineRule="exact"/>
                          <w:jc w:val="center"/>
                          <w:rPr>
                            <w:sz w:val="18"/>
                            <w:szCs w:val="18"/>
                          </w:rPr>
                        </w:pPr>
                        <w:r>
                          <w:rPr>
                            <w:sz w:val="18"/>
                            <w:szCs w:val="18"/>
                          </w:rPr>
                          <w:t>-</w:t>
                        </w:r>
                      </w:p>
                    </w:txbxContent>
                  </v:textbox>
                </v:shape>
                <v:shape id="文本框 64" o:spid="_x0000_s1026" o:spt="202" type="#_x0000_t202" style="position:absolute;left:5476;top:11204;height:424;width:468;" fillcolor="#FFFFFF" filled="t" stroked="f" coordsize="21600,21600" o:gfxdata="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MFHrsAAADb&#10;AAAADwAAAAAAAAABACAAAAAiAAAAZHJzL2Rvd25yZXYueG1sUEsBAhQAFAAAAAgAh07iQDMvBZ47&#10;AAAAOQAAABAAAAAAAAAAAQAgAAAACgEAAGRycy9zaGFwZXhtbC54bWxQSwUGAAAAAAYABgBbAQAA&#10;tAMAAAAA&#10;">
                  <v:fill type="gradient" on="t" color2="#FFFFFF" angle="90" focus="100%" focussize="0f,0f" focusposition="0f,0f">
                    <o:fill type="gradientUnscaled" v:ext="backwardCompatible"/>
                  </v:fill>
                  <v:stroke on="f" weight="0.5pt"/>
                  <v:imagedata o:title=""/>
                  <o:lock v:ext="edit" aspectratio="f"/>
                  <v:textbox>
                    <w:txbxContent>
                      <w:p w14:paraId="29D467C7">
                        <w:pPr>
                          <w:spacing w:line="240" w:lineRule="exact"/>
                          <w:jc w:val="center"/>
                          <w:rPr>
                            <w:sz w:val="18"/>
                            <w:szCs w:val="18"/>
                          </w:rPr>
                        </w:pPr>
                        <w:r>
                          <w:rPr>
                            <w:sz w:val="18"/>
                            <w:szCs w:val="18"/>
                          </w:rPr>
                          <w:t>+</w:t>
                        </w:r>
                      </w:p>
                    </w:txbxContent>
                  </v:textbox>
                </v:shape>
                <v:shape id="文本框 63" o:spid="_x0000_s1026" o:spt="202" type="#_x0000_t202" style="position:absolute;left:3948;top:11186;height:424;width:468;" fillcolor="#FFFFFF" filled="t" stroked="f" coordsize="21600,21600" o:gfxdata="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PqdarsAAADb&#10;AAAADwAAAAAAAAABACAAAAAiAAAAZHJzL2Rvd25yZXYueG1sUEsBAhQAFAAAAAgAh07iQDMvBZ47&#10;AAAAOQAAABAAAAAAAAAAAQAgAAAACgEAAGRycy9zaGFwZXhtbC54bWxQSwUGAAAAAAYABgBbAQAA&#10;tAMAAAAA&#10;">
                  <v:fill type="gradient" on="t" color2="#FFFFFF" angle="90" focus="100%" focussize="0f,0f" focusposition="0f,0f">
                    <o:fill type="gradientUnscaled" v:ext="backwardCompatible"/>
                  </v:fill>
                  <v:stroke on="f" weight="0.5pt"/>
                  <v:imagedata o:title=""/>
                  <o:lock v:ext="edit" aspectratio="f"/>
                  <v:textbox>
                    <w:txbxContent>
                      <w:p w14:paraId="7AB34C67">
                        <w:pPr>
                          <w:spacing w:line="240" w:lineRule="exact"/>
                          <w:jc w:val="center"/>
                          <w:rPr>
                            <w:sz w:val="18"/>
                            <w:szCs w:val="18"/>
                          </w:rPr>
                        </w:pPr>
                        <w:r>
                          <w:rPr>
                            <w:sz w:val="18"/>
                            <w:szCs w:val="18"/>
                          </w:rPr>
                          <w:t>+</w:t>
                        </w:r>
                      </w:p>
                    </w:txbxContent>
                  </v:textbox>
                </v:shape>
                <v:shape id="文本框 53" o:spid="_x0000_s1026" o:spt="202" type="#_x0000_t202" style="position:absolute;left:2552;top:11299;height:380;width:1396;" fillcolor="#FFFFFF" filled="t" stroked="t" coordsize="21600,21600" o:gfxdata="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AmY7sAAADb&#10;AAAADwAAAAAAAAABACAAAAAiAAAAZHJzL2Rvd25yZXYueG1sUEsBAhQAFAAAAAgAh07iQDMvBZ47&#10;AAAAOQAAABAAAAAAAAAAAQAgAAAACgEAAGRycy9zaGFwZXhtbC54bWxQSwUGAAAAAAYABgBbAQAA&#10;tAMAAAAA&#10;">
                  <v:fill type="gradient" on="t" color2="#FFFFFF" angle="90" focus="100%" focussize="0f,0f" focusposition="0f,0f">
                    <o:fill type="gradientUnscaled" v:ext="backwardCompatible"/>
                  </v:fill>
                  <v:stroke weight="0.5pt" color="#000000" joinstyle="miter"/>
                  <v:imagedata o:title=""/>
                  <o:lock v:ext="edit" aspectratio="f"/>
                  <v:textbox>
                    <w:txbxContent>
                      <w:p w14:paraId="16D09F70">
                        <w:pPr>
                          <w:spacing w:line="240" w:lineRule="exact"/>
                          <w:jc w:val="center"/>
                          <w:rPr>
                            <w:sz w:val="18"/>
                            <w:szCs w:val="18"/>
                          </w:rPr>
                        </w:pPr>
                        <w:r>
                          <w:rPr>
                            <w:rFonts w:hint="eastAsia"/>
                            <w:sz w:val="18"/>
                            <w:szCs w:val="18"/>
                          </w:rPr>
                          <w:t>直流稳压电源</w:t>
                        </w:r>
                      </w:p>
                    </w:txbxContent>
                  </v:textbox>
                </v:shape>
                <v:shape id="文本框 56" o:spid="_x0000_s1026" o:spt="202" type="#_x0000_t202" style="position:absolute;left:5970;top:11299;height:636;width:1615;" fillcolor="#FFFFFF" filled="t" stroked="t" coordsize="21600,21600" o:gfxdata="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iuBS5AAAA2wAA&#10;AA8AAAAAAAAAAQAgAAAAIgAAAGRycy9kb3ducmV2LnhtbFBLAQIUABQAAAAIAIdO4kAzLwWeOwAA&#10;ADkAAAAQAAAAAAAAAAEAIAAAAAgBAABkcnMvc2hhcGV4bWwueG1sUEsFBgAAAAAGAAYAWwEAALID&#10;AAAAAA==&#10;">
                  <v:fill type="gradient" on="t" color2="#FFFFFF" angle="90" focus="100%" focussize="0f,0f" focusposition="0f,0f">
                    <o:fill type="gradientUnscaled" v:ext="backwardCompatible"/>
                  </v:fill>
                  <v:stroke weight="0.5pt" color="#000000" joinstyle="miter"/>
                  <v:imagedata o:title=""/>
                  <o:lock v:ext="edit" aspectratio="f"/>
                  <v:textbox>
                    <w:txbxContent>
                      <w:p w14:paraId="5E3A1651">
                        <w:pPr>
                          <w:spacing w:line="240" w:lineRule="exact"/>
                          <w:jc w:val="center"/>
                          <w:rPr>
                            <w:rFonts w:hint="default" w:eastAsia="宋体"/>
                            <w:sz w:val="18"/>
                            <w:szCs w:val="18"/>
                            <w:lang w:val="en-US" w:eastAsia="zh-CN"/>
                          </w:rPr>
                        </w:pPr>
                        <w:r>
                          <w:rPr>
                            <w:rFonts w:hint="eastAsia"/>
                            <w:sz w:val="18"/>
                            <w:szCs w:val="18"/>
                            <w:lang w:eastAsia="zh-CN"/>
                          </w:rPr>
                          <w:t>KT</w:t>
                        </w:r>
                        <w:r>
                          <w:rPr>
                            <w:rFonts w:hint="eastAsia"/>
                            <w:sz w:val="18"/>
                            <w:szCs w:val="18"/>
                            <w:lang w:val="en-US" w:eastAsia="zh-CN"/>
                          </w:rPr>
                          <w:t>936(5G)</w:t>
                        </w:r>
                        <w:r>
                          <w:rPr>
                            <w:rFonts w:hint="eastAsia"/>
                            <w:sz w:val="18"/>
                            <w:szCs w:val="18"/>
                            <w:lang w:eastAsia="zh-CN"/>
                          </w:rPr>
                          <w:t>-S</w:t>
                        </w:r>
                        <w:r>
                          <w:rPr>
                            <w:rFonts w:hint="eastAsia"/>
                            <w:sz w:val="18"/>
                            <w:szCs w:val="18"/>
                            <w:lang w:val="en-US" w:eastAsia="zh-CN"/>
                          </w:rPr>
                          <w:t>1</w:t>
                        </w:r>
                      </w:p>
                      <w:p w14:paraId="62AF32F3">
                        <w:pPr>
                          <w:spacing w:line="240" w:lineRule="exact"/>
                          <w:jc w:val="center"/>
                          <w:rPr>
                            <w:sz w:val="18"/>
                            <w:szCs w:val="18"/>
                          </w:rPr>
                        </w:pPr>
                        <w:r>
                          <w:rPr>
                            <w:rFonts w:hint="eastAsia"/>
                            <w:sz w:val="18"/>
                            <w:szCs w:val="18"/>
                          </w:rPr>
                          <w:t>矿用本安型手机</w:t>
                        </w:r>
                      </w:p>
                    </w:txbxContent>
                  </v:textbox>
                </v:shape>
                <v:shape id="文本框 58" o:spid="_x0000_s1026" o:spt="202" type="#_x0000_t202" style="position:absolute;left:4434;top:11299;height:380;width:1042;" fillcolor="#FFFFFF" filled="t" stroked="t" coordsize="21600,21600" o:gfxdata="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uHY+5AAAA2wAA&#10;AA8AAAAAAAAAAQAgAAAAIgAAAGRycy9kb3ducmV2LnhtbFBLAQIUABQAAAAIAIdO4kAzLwWeOwAA&#10;ADkAAAAQAAAAAAAAAAEAIAAAAAgBAABkcnMvc2hhcGV4bWwueG1sUEsFBgAAAAAGAAYAWwEAALID&#10;AAAAAA==&#10;">
                  <v:fill type="gradient" on="t" color2="#FFFFFF" angle="90" focus="100%" focussize="0f,0f" focusposition="0f,0f">
                    <o:fill type="gradientUnscaled" v:ext="backwardCompatible"/>
                  </v:fill>
                  <v:stroke weight="0.5pt" color="#000000" joinstyle="miter"/>
                  <v:imagedata o:title=""/>
                  <o:lock v:ext="edit" aspectratio="f"/>
                  <v:textbox>
                    <w:txbxContent>
                      <w:p w14:paraId="1B6E3F88">
                        <w:pPr>
                          <w:spacing w:line="240" w:lineRule="exact"/>
                          <w:jc w:val="center"/>
                          <w:rPr>
                            <w:sz w:val="18"/>
                            <w:szCs w:val="18"/>
                          </w:rPr>
                        </w:pPr>
                        <w:r>
                          <w:rPr>
                            <w:rFonts w:hint="eastAsia"/>
                            <w:sz w:val="18"/>
                            <w:szCs w:val="18"/>
                          </w:rPr>
                          <w:t>电流表</w:t>
                        </w:r>
                      </w:p>
                    </w:txbxContent>
                  </v:textbox>
                </v:shape>
                <v:shape id="自选图形 59" o:spid="_x0000_s1026" o:spt="32" type="#_x0000_t32" style="position:absolute;left:3948;top:11493;height:0;width:486;" filled="f" stroked="t" coordsize="21600,21600" o:gfxdata="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i7iHvQAA&#10;ANsAAAAPAAAAAAAAAAEAIAAAACIAAABkcnMvZG93bnJldi54bWxQSwECFAAUAAAACACHTuJAMy8F&#10;njsAAAA5AAAAEAAAAAAAAAABACAAAAAMAQAAZHJzL3NoYXBleG1sLnhtbFBLBQYAAAAABgAGAFsB&#10;AAC2AwAAAAA=&#10;">
                  <v:fill on="f" focussize="0,0"/>
                  <v:stroke weight="0.5pt" color="#000000" joinstyle="round"/>
                  <v:imagedata o:title=""/>
                  <o:lock v:ext="edit" aspectratio="f"/>
                </v:shape>
                <v:shape id="自选图形 60" o:spid="_x0000_s1026" o:spt="32" type="#_x0000_t32" style="position:absolute;left:5476;top:11493;height:0;width:486;" filled="f" stroked="t" coordsize="21600,21600" o:gfxdata="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x0cugAAANsA&#10;AAAPAAAAAAAAAAEAIAAAACIAAABkcnMvZG93bnJldi54bWxQSwECFAAUAAAACACHTuJAMy8FnjsA&#10;AAA5AAAAEAAAAAAAAAABACAAAAAJAQAAZHJzL3NoYXBleG1sLnhtbFBLBQYAAAAABgAGAFsBAACz&#10;AwAAAAA=&#10;">
                  <v:fill on="f" focussize="0,0"/>
                  <v:stroke weight="0.5pt" color="#000000" joinstyle="round"/>
                  <v:imagedata o:title=""/>
                  <o:lock v:ext="edit" aspectratio="f"/>
                </v:shape>
                <v:shape id="自选图形 61" o:spid="_x0000_s1026" o:spt="32" type="#_x0000_t32" style="position:absolute;left:3127;top:11838;height:0;width:2835;" filled="f" stroked="t" coordsize="21600,21600" o:gfxdata="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kX48ugAAANsA&#10;AAAPAAAAAAAAAAEAIAAAACIAAABkcnMvZG93bnJldi54bWxQSwECFAAUAAAACACHTuJAMy8FnjsA&#10;AAA5AAAAEAAAAAAAAAABACAAAAAJAQAAZHJzL3NoYXBleG1sLnhtbFBLBQYAAAAABgAGAFsBAACz&#10;AwAAAAA=&#10;">
                  <v:fill on="f" focussize="0,0"/>
                  <v:stroke weight="0.5pt" color="#000000" joinstyle="round"/>
                  <v:imagedata o:title=""/>
                  <o:lock v:ext="edit" aspectratio="f"/>
                </v:shape>
                <v:shape id="自选图形 62" o:spid="_x0000_s1026" o:spt="32" type="#_x0000_t32" style="position:absolute;left:3127;top:11679;flip:y;height:159;width:0;" filled="f" stroked="t" coordsize="21600,21600" o:gfxdata="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wjjvQAA&#10;ANsAAAAPAAAAAAAAAAEAIAAAACIAAABkcnMvZG93bnJldi54bWxQSwECFAAUAAAACACHTuJAMy8F&#10;njsAAAA5AAAAEAAAAAAAAAABACAAAAAMAQAAZHJzL3NoYXBleG1sLnhtbFBLBQYAAAAABgAGAFsB&#10;AAC2AwAAAAA=&#10;">
                  <v:fill on="f" focussize="0,0"/>
                  <v:stroke weight="0.5pt" color="#000000" joinstyle="round"/>
                  <v:imagedata o:title=""/>
                  <o:lock v:ext="edit" aspectratio="f"/>
                </v:shape>
                <v:group id="组合 74" o:spid="_x0000_s1026" o:spt="203" style="position:absolute;left:7757;top:11036;height:457;width:370;" coordorigin="8951,11420" coordsize="370,457"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自选图形 71" o:spid="_x0000_s1026" o:spt="32" type="#_x0000_t32" style="position:absolute;left:9135;top:11423;height:454;width:0;" filled="f" stroked="t" coordsize="21600,21600" o:gfxdata="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onMbsAAADb&#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自选图形 72" o:spid="_x0000_s1026" o:spt="32" type="#_x0000_t32" style="position:absolute;left:8951;top:11423;height:272;width:185;" filled="f" stroked="t" coordsize="21600,21600" o:gfxdata="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9oKq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自选图形 73" o:spid="_x0000_s1026" o:spt="32" type="#_x0000_t32" style="position:absolute;left:9136;top:11420;flip:x;height:272;width:185;" filled="f" stroked="t" coordsize="21600,21600" o:gfxdata="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9vF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shape id="自选图形 75" o:spid="_x0000_s1026" o:spt="32" type="#_x0000_t32" style="position:absolute;left:7585;top:11493;flip:x;height:0;width:356;" filled="f" stroked="t" coordsize="21600,21600" o:gfxdata="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OHu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文本框 76" o:spid="_x0000_s1026" o:spt="202" type="#_x0000_t202" style="position:absolute;left:8315;top:11299;height:636;width:1439;" fillcolor="#FFFFFF" filled="t" stroked="t" coordsize="21600,21600" o:gfxdata="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8LXMrgAAADbAAAA&#10;DwAAAAAAAAABACAAAAAiAAAAZHJzL2Rvd25yZXYueG1sUEsBAhQAFAAAAAgAh07iQDMvBZ47AAAA&#10;OQAAABAAAAAAAAAAAQAgAAAABwEAAGRycy9zaGFwZXhtbC54bWxQSwUGAAAAAAYABgBbAQAAsQMA&#10;AAAA&#10;">
                  <v:fill type="gradient" on="t" color2="#FFFFFF" angle="90" focus="100%" focussize="0f,0f" focusposition="0f,0f">
                    <o:fill type="gradientUnscaled" v:ext="backwardCompatible"/>
                  </v:fill>
                  <v:stroke weight="0.5pt" color="#000000" joinstyle="miter"/>
                  <v:imagedata o:title=""/>
                  <o:lock v:ext="edit" aspectratio="f"/>
                  <v:textbox>
                    <w:txbxContent>
                      <w:p w14:paraId="0C536B38">
                        <w:pPr>
                          <w:spacing w:line="240" w:lineRule="exact"/>
                          <w:jc w:val="center"/>
                          <w:rPr>
                            <w:sz w:val="18"/>
                            <w:szCs w:val="18"/>
                          </w:rPr>
                        </w:pPr>
                        <w:r>
                          <w:rPr>
                            <w:rFonts w:hint="eastAsia"/>
                            <w:sz w:val="18"/>
                            <w:szCs w:val="18"/>
                          </w:rPr>
                          <w:t>频谱仪/信号与频谱分析仪</w:t>
                        </w:r>
                      </w:p>
                    </w:txbxContent>
                  </v:textbox>
                </v:shape>
                <v:shape id="文本框 79" o:spid="_x0000_s1026" o:spt="202" type="#_x0000_t202" style="position:absolute;left:8315;top:10806;height:380;width:1042;" fillcolor="#FFFFFF" filled="t" stroked="t" coordsize="21600,21600" o:gfxdata="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l1DQLgAAADbAAAA&#10;DwAAAAAAAAABACAAAAAiAAAAZHJzL2Rvd25yZXYueG1sUEsBAhQAFAAAAAgAh07iQDMvBZ47AAAA&#10;OQAAABAAAAAAAAAAAQAgAAAABwEAAGRycy9zaGFwZXhtbC54bWxQSwUGAAAAAAYABgBbAQAAsQMA&#10;AAAA&#10;">
                  <v:fill type="gradient" on="t" color2="#FFFFFF" angle="90" focus="100%" focussize="0f,0f" focusposition="0f,0f">
                    <o:fill type="gradientUnscaled" v:ext="backwardCompatible"/>
                  </v:fill>
                  <v:stroke weight="0.5pt" color="#000000" joinstyle="miter"/>
                  <v:imagedata o:title=""/>
                  <o:lock v:ext="edit" aspectratio="f"/>
                  <v:textbox>
                    <w:txbxContent>
                      <w:p w14:paraId="3E42FFE5">
                        <w:pPr>
                          <w:spacing w:line="240" w:lineRule="exact"/>
                          <w:jc w:val="center"/>
                          <w:rPr>
                            <w:sz w:val="18"/>
                            <w:szCs w:val="18"/>
                          </w:rPr>
                        </w:pPr>
                        <w:r>
                          <w:rPr>
                            <w:rFonts w:hint="eastAsia"/>
                            <w:sz w:val="18"/>
                            <w:szCs w:val="18"/>
                          </w:rPr>
                          <w:t>基站</w:t>
                        </w:r>
                      </w:p>
                    </w:txbxContent>
                  </v:textbox>
                </v:shape>
              </v:group>
            </w:pict>
          </mc:Fallback>
        </mc:AlternateContent>
      </w:r>
      <w:r>
        <w:rPr>
          <w:rFonts w:hint="eastAsia" w:ascii="宋体" w:hAnsi="宋体" w:cs="宋体"/>
          <w:color w:val="auto"/>
        </w:rPr>
        <w:t xml:space="preserve">5.2.2 </w:t>
      </w:r>
      <w:r>
        <w:rPr>
          <w:rFonts w:hint="eastAsia" w:ascii="宋体" w:hAnsi="宋体"/>
          <w:color w:val="auto"/>
        </w:rPr>
        <w:t>试验线路示意图</w:t>
      </w:r>
    </w:p>
    <w:p w14:paraId="7B69BC0F">
      <w:pPr>
        <w:spacing w:before="156" w:beforeLines="50" w:after="156" w:afterLines="50"/>
        <w:ind w:firstLine="630" w:firstLineChars="300"/>
        <w:rPr>
          <w:rFonts w:hint="eastAsia" w:ascii="宋体" w:hAnsi="宋体"/>
          <w:color w:val="auto"/>
        </w:rPr>
      </w:pPr>
      <w:r>
        <w:rPr>
          <w:rFonts w:hint="eastAsia" w:ascii="宋体" w:hAnsi="宋体"/>
          <w:color w:val="auto"/>
        </w:rPr>
        <w:t>如图1所示：</w:t>
      </w:r>
    </w:p>
    <w:p w14:paraId="35D8B779">
      <w:pPr>
        <w:pStyle w:val="33"/>
        <w:tabs>
          <w:tab w:val="left" w:pos="624"/>
          <w:tab w:val="clear" w:pos="567"/>
        </w:tabs>
        <w:spacing w:before="0" w:after="0"/>
        <w:ind w:left="0" w:firstLine="0"/>
        <w:jc w:val="center"/>
        <w:rPr>
          <w:rFonts w:hint="eastAsia" w:ascii="宋体" w:hAnsi="宋体" w:eastAsia="宋体"/>
          <w:color w:val="auto"/>
          <w:sz w:val="21"/>
          <w:lang w:eastAsia="zh-CN"/>
        </w:rPr>
      </w:pPr>
    </w:p>
    <w:p w14:paraId="21BEB789">
      <w:pPr>
        <w:pStyle w:val="33"/>
        <w:tabs>
          <w:tab w:val="left" w:pos="624"/>
          <w:tab w:val="clear" w:pos="567"/>
        </w:tabs>
        <w:spacing w:before="0" w:after="0"/>
        <w:ind w:left="0" w:firstLine="0"/>
        <w:jc w:val="center"/>
        <w:rPr>
          <w:rFonts w:hint="eastAsia" w:ascii="宋体" w:hAnsi="宋体" w:eastAsia="宋体"/>
          <w:color w:val="auto"/>
          <w:sz w:val="21"/>
          <w:lang w:eastAsia="zh-CN"/>
        </w:rPr>
      </w:pPr>
    </w:p>
    <w:p w14:paraId="1DA8389C">
      <w:pPr>
        <w:pStyle w:val="33"/>
        <w:tabs>
          <w:tab w:val="left" w:pos="624"/>
          <w:tab w:val="clear" w:pos="567"/>
        </w:tabs>
        <w:spacing w:before="156" w:beforeLines="50" w:after="156" w:afterLines="50"/>
        <w:ind w:left="0" w:firstLine="0"/>
        <w:jc w:val="center"/>
        <w:rPr>
          <w:rFonts w:hint="eastAsia" w:hAnsi="宋体"/>
          <w:color w:val="auto"/>
          <w:sz w:val="21"/>
        </w:rPr>
      </w:pPr>
      <w:r>
        <w:rPr>
          <w:rFonts w:hint="eastAsia" w:hAnsi="宋体"/>
          <w:color w:val="auto"/>
          <w:sz w:val="21"/>
        </w:rPr>
        <w:t>图1</w:t>
      </w:r>
    </w:p>
    <w:p w14:paraId="453910CF">
      <w:pPr>
        <w:outlineLvl w:val="0"/>
        <w:rPr>
          <w:rFonts w:hint="eastAsia" w:ascii="宋体" w:hAnsi="宋体"/>
          <w:color w:val="auto"/>
          <w:szCs w:val="21"/>
        </w:rPr>
      </w:pPr>
      <w:r>
        <w:rPr>
          <w:rFonts w:hint="eastAsia" w:ascii="宋体" w:hAnsi="宋体"/>
          <w:color w:val="auto"/>
          <w:szCs w:val="21"/>
        </w:rPr>
        <w:t>5.2.3 试验方法</w:t>
      </w:r>
    </w:p>
    <w:p w14:paraId="40C0C230">
      <w:pPr>
        <w:outlineLvl w:val="0"/>
        <w:rPr>
          <w:rFonts w:ascii="宋体" w:hAnsi="宋体"/>
          <w:color w:val="auto"/>
          <w:szCs w:val="21"/>
        </w:rPr>
      </w:pPr>
      <w:r>
        <w:rPr>
          <w:rFonts w:hint="eastAsia" w:ascii="宋体" w:hAnsi="宋体"/>
          <w:color w:val="auto"/>
          <w:szCs w:val="21"/>
        </w:rPr>
        <w:t>5.2.3.1 待机电流、最大工作电流测试：</w:t>
      </w:r>
    </w:p>
    <w:p w14:paraId="786CDAF7">
      <w:pPr>
        <w:ind w:firstLine="420"/>
        <w:outlineLvl w:val="0"/>
        <w:rPr>
          <w:rFonts w:ascii="宋体" w:hAnsi="宋体"/>
          <w:color w:val="auto"/>
          <w:szCs w:val="21"/>
        </w:rPr>
      </w:pPr>
      <w:r>
        <w:rPr>
          <w:rFonts w:hint="eastAsia" w:ascii="宋体" w:hAnsi="宋体"/>
          <w:color w:val="auto"/>
          <w:szCs w:val="21"/>
        </w:rPr>
        <w:t>a）按图1连接测试电路；</w:t>
      </w:r>
    </w:p>
    <w:p w14:paraId="5CE37036">
      <w:pPr>
        <w:ind w:firstLine="420"/>
        <w:outlineLvl w:val="0"/>
        <w:rPr>
          <w:rFonts w:ascii="宋体" w:hAnsi="宋体"/>
          <w:color w:val="auto"/>
          <w:szCs w:val="21"/>
        </w:rPr>
      </w:pPr>
      <w:r>
        <w:rPr>
          <w:rFonts w:hint="eastAsia" w:ascii="宋体" w:hAnsi="宋体"/>
          <w:color w:val="auto"/>
          <w:szCs w:val="21"/>
        </w:rPr>
        <w:t>b）调节直流稳压电源输出电压，查看电流表测试手机在正常工作状态下的最大工作电流；</w:t>
      </w:r>
    </w:p>
    <w:p w14:paraId="5AAC3603">
      <w:pPr>
        <w:ind w:firstLine="420"/>
        <w:outlineLvl w:val="0"/>
        <w:rPr>
          <w:rFonts w:hint="eastAsia" w:ascii="宋体" w:hAnsi="宋体"/>
          <w:color w:val="auto"/>
          <w:szCs w:val="21"/>
        </w:rPr>
      </w:pPr>
      <w:r>
        <w:rPr>
          <w:rFonts w:hint="eastAsia" w:ascii="宋体" w:hAnsi="宋体"/>
          <w:color w:val="auto"/>
          <w:szCs w:val="21"/>
        </w:rPr>
        <w:t>c）手机处于待机状态时电流表测得的电流即为手机的待机电流。</w:t>
      </w:r>
    </w:p>
    <w:p w14:paraId="71F24677">
      <w:pPr>
        <w:outlineLvl w:val="0"/>
        <w:rPr>
          <w:rFonts w:ascii="宋体" w:hAnsi="宋体"/>
          <w:color w:val="auto"/>
          <w:szCs w:val="21"/>
        </w:rPr>
      </w:pPr>
      <w:r>
        <w:rPr>
          <w:rFonts w:hint="eastAsia" w:ascii="宋体" w:hAnsi="宋体"/>
          <w:color w:val="auto"/>
          <w:szCs w:val="21"/>
        </w:rPr>
        <w:t>5.2.3.2 电池参数测试：</w:t>
      </w:r>
    </w:p>
    <w:p w14:paraId="0E59610D">
      <w:pPr>
        <w:ind w:firstLine="420"/>
        <w:outlineLvl w:val="0"/>
        <w:rPr>
          <w:rFonts w:ascii="宋体" w:hAnsi="宋体"/>
          <w:color w:val="auto"/>
          <w:szCs w:val="21"/>
        </w:rPr>
      </w:pPr>
      <w:r>
        <w:rPr>
          <w:rFonts w:hint="eastAsia" w:ascii="宋体" w:hAnsi="宋体"/>
          <w:color w:val="auto"/>
          <w:szCs w:val="21"/>
        </w:rPr>
        <w:t>a）将电池充满电；</w:t>
      </w:r>
    </w:p>
    <w:p w14:paraId="39C7A75E">
      <w:pPr>
        <w:ind w:firstLine="420"/>
        <w:outlineLvl w:val="0"/>
        <w:rPr>
          <w:rFonts w:ascii="宋体" w:hAnsi="宋体"/>
          <w:color w:val="auto"/>
          <w:szCs w:val="21"/>
        </w:rPr>
      </w:pPr>
      <w:r>
        <w:rPr>
          <w:rFonts w:hint="eastAsia" w:ascii="宋体" w:hAnsi="宋体"/>
          <w:color w:val="auto"/>
          <w:szCs w:val="21"/>
        </w:rPr>
        <w:t>b）在电池回路中串入滑线变阻器和电流表，慢慢调节减小滑线变阻器的阻值，同时观察电流表，直至电池输出保护前的最大电流即为过流保护动作值；</w:t>
      </w:r>
    </w:p>
    <w:p w14:paraId="12DC931E">
      <w:pPr>
        <w:ind w:firstLine="420" w:firstLineChars="200"/>
        <w:outlineLvl w:val="0"/>
        <w:rPr>
          <w:rFonts w:hint="eastAsia" w:ascii="宋体" w:hAnsi="宋体"/>
          <w:color w:val="auto"/>
          <w:szCs w:val="21"/>
        </w:rPr>
      </w:pPr>
      <w:r>
        <w:rPr>
          <w:rFonts w:hint="eastAsia" w:ascii="宋体" w:hAnsi="宋体"/>
          <w:color w:val="auto"/>
          <w:szCs w:val="21"/>
        </w:rPr>
        <w:t>c）电池充满后，分别将手机处于通话状态和待机状态，工作时间应满足4.3.2条中要求。</w:t>
      </w:r>
    </w:p>
    <w:p w14:paraId="0A5D6EF9">
      <w:pPr>
        <w:outlineLvl w:val="0"/>
        <w:rPr>
          <w:rFonts w:ascii="宋体" w:hAnsi="宋体"/>
          <w:color w:val="auto"/>
          <w:szCs w:val="21"/>
        </w:rPr>
      </w:pPr>
      <w:r>
        <w:rPr>
          <w:rFonts w:hint="eastAsia" w:ascii="宋体" w:hAnsi="宋体"/>
          <w:color w:val="auto"/>
          <w:szCs w:val="21"/>
        </w:rPr>
        <w:t>5.2.3.3 无线通信参数测试：</w:t>
      </w:r>
    </w:p>
    <w:p w14:paraId="22ECCA4C">
      <w:pPr>
        <w:ind w:firstLine="420"/>
        <w:outlineLvl w:val="0"/>
        <w:rPr>
          <w:rFonts w:ascii="宋体" w:hAnsi="宋体"/>
          <w:color w:val="auto"/>
          <w:szCs w:val="21"/>
        </w:rPr>
      </w:pPr>
      <w:r>
        <w:rPr>
          <w:rFonts w:hint="eastAsia" w:ascii="宋体" w:hAnsi="宋体"/>
          <w:color w:val="auto"/>
          <w:szCs w:val="21"/>
        </w:rPr>
        <w:t>a）按图1连接测试电路；</w:t>
      </w:r>
    </w:p>
    <w:p w14:paraId="34298EA4">
      <w:pPr>
        <w:ind w:firstLine="420"/>
        <w:outlineLvl w:val="0"/>
        <w:rPr>
          <w:rFonts w:hint="eastAsia" w:ascii="宋体" w:hAnsi="宋体"/>
          <w:color w:val="auto"/>
          <w:szCs w:val="21"/>
        </w:rPr>
      </w:pPr>
      <w:r>
        <w:rPr>
          <w:rFonts w:hint="eastAsia" w:ascii="宋体" w:hAnsi="宋体"/>
          <w:color w:val="auto"/>
          <w:szCs w:val="21"/>
        </w:rPr>
        <w:t>b）将手机接入配套基站，测试手机的工作频率、发射功率、接收灵敏度、通信距离</w:t>
      </w:r>
      <w:r>
        <w:rPr>
          <w:rFonts w:hint="eastAsia" w:ascii="宋体"/>
          <w:color w:val="auto"/>
          <w:kern w:val="0"/>
          <w:szCs w:val="21"/>
          <w:lang w:bidi="ar"/>
        </w:rPr>
        <w:t>。</w:t>
      </w:r>
    </w:p>
    <w:p w14:paraId="14FB0273">
      <w:pPr>
        <w:outlineLvl w:val="0"/>
        <w:rPr>
          <w:rFonts w:hint="eastAsia" w:ascii="宋体" w:hAnsi="宋体"/>
          <w:color w:val="auto"/>
        </w:rPr>
      </w:pPr>
      <w:r>
        <w:rPr>
          <w:rFonts w:hint="eastAsia" w:ascii="宋体" w:hAnsi="宋体"/>
          <w:color w:val="auto"/>
        </w:rPr>
        <w:t>5.2.3.4 振铃响度测试：手机振铃状态下，使用声级计距离手机扬声器正面0.5m处进行测量。</w:t>
      </w:r>
    </w:p>
    <w:p w14:paraId="5E48D426">
      <w:pPr>
        <w:outlineLvl w:val="0"/>
        <w:rPr>
          <w:rFonts w:hint="eastAsia" w:ascii="宋体" w:hAnsi="宋体"/>
          <w:color w:val="auto"/>
        </w:rPr>
      </w:pPr>
      <w:r>
        <w:rPr>
          <w:rFonts w:hint="eastAsia" w:ascii="宋体" w:hAnsi="宋体"/>
          <w:color w:val="auto"/>
        </w:rPr>
        <w:t>5.2.3.5 主要功能测试：</w:t>
      </w:r>
      <w:r>
        <w:rPr>
          <w:rFonts w:hint="eastAsia" w:hAnsi="宋体"/>
          <w:color w:val="auto"/>
        </w:rPr>
        <w:t>手机正常工作状态下查看其功能应符</w:t>
      </w:r>
      <w:r>
        <w:rPr>
          <w:rFonts w:hint="eastAsia" w:ascii="宋体" w:hAnsi="宋体"/>
          <w:color w:val="auto"/>
        </w:rPr>
        <w:t>合4.3.</w:t>
      </w:r>
      <w:r>
        <w:rPr>
          <w:rFonts w:ascii="宋体" w:hAnsi="宋体"/>
          <w:color w:val="auto"/>
        </w:rPr>
        <w:t>5</w:t>
      </w:r>
      <w:r>
        <w:rPr>
          <w:rFonts w:hint="eastAsia" w:ascii="宋体" w:hAnsi="宋体"/>
          <w:color w:val="auto"/>
        </w:rPr>
        <w:t>的要求</w:t>
      </w:r>
      <w:r>
        <w:rPr>
          <w:rFonts w:hint="eastAsia" w:hAnsi="宋体"/>
          <w:color w:val="auto"/>
        </w:rPr>
        <w:t>。</w:t>
      </w:r>
    </w:p>
    <w:p w14:paraId="00DF4DF8">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5.3 电源波动适应能力试验</w:t>
      </w:r>
    </w:p>
    <w:p w14:paraId="4FCBD932">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hint="eastAsia" w:ascii="宋体" w:hAnsi="宋体" w:eastAsia="宋体"/>
          <w:color w:val="auto"/>
          <w:sz w:val="21"/>
          <w:szCs w:val="21"/>
          <w:lang w:val="en-GB"/>
        </w:rPr>
        <w:t>按MT</w:t>
      </w:r>
      <w:r>
        <w:rPr>
          <w:rFonts w:ascii="宋体" w:hAnsi="宋体" w:eastAsia="宋体"/>
          <w:color w:val="auto"/>
          <w:sz w:val="21"/>
          <w:szCs w:val="21"/>
        </w:rPr>
        <w:t>/</w:t>
      </w:r>
      <w:r>
        <w:rPr>
          <w:rFonts w:hint="eastAsia" w:ascii="宋体" w:hAnsi="宋体" w:eastAsia="宋体"/>
          <w:color w:val="auto"/>
          <w:sz w:val="21"/>
          <w:szCs w:val="21"/>
          <w:lang w:eastAsia="zh-CN"/>
        </w:rPr>
        <w:t>T</w:t>
      </w:r>
      <w:r>
        <w:rPr>
          <w:rFonts w:hint="eastAsia" w:ascii="宋体" w:hAnsi="宋体" w:eastAsia="宋体"/>
          <w:color w:val="auto"/>
          <w:sz w:val="21"/>
          <w:szCs w:val="21"/>
          <w:lang w:val="en-GB"/>
        </w:rPr>
        <w:t>210-1990第10章的规定进行。</w:t>
      </w:r>
    </w:p>
    <w:p w14:paraId="2F32B654">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5.4 外观检查</w:t>
      </w:r>
    </w:p>
    <w:p w14:paraId="69A43904">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ascii="宋体" w:hAnsi="宋体" w:eastAsia="宋体"/>
          <w:color w:val="auto"/>
          <w:sz w:val="21"/>
          <w:szCs w:val="21"/>
          <w:lang w:val="en-GB"/>
        </w:rPr>
        <w:t>按MT</w:t>
      </w:r>
      <w:r>
        <w:rPr>
          <w:rFonts w:ascii="宋体" w:hAnsi="宋体" w:eastAsia="宋体"/>
          <w:color w:val="auto"/>
          <w:sz w:val="21"/>
          <w:szCs w:val="21"/>
        </w:rPr>
        <w:t>/</w:t>
      </w:r>
      <w:r>
        <w:rPr>
          <w:rFonts w:hint="eastAsia" w:ascii="宋体" w:hAnsi="宋体" w:eastAsia="宋体"/>
          <w:color w:val="auto"/>
          <w:sz w:val="21"/>
          <w:szCs w:val="21"/>
          <w:lang w:eastAsia="zh-CN"/>
        </w:rPr>
        <w:t>T</w:t>
      </w:r>
      <w:r>
        <w:rPr>
          <w:rFonts w:ascii="宋体" w:hAnsi="宋体" w:eastAsia="宋体"/>
          <w:color w:val="auto"/>
          <w:sz w:val="21"/>
          <w:szCs w:val="21"/>
          <w:lang w:val="en-GB"/>
        </w:rPr>
        <w:t>210</w:t>
      </w:r>
      <w:r>
        <w:rPr>
          <w:rFonts w:hint="eastAsia" w:ascii="宋体" w:hAnsi="宋体" w:eastAsia="宋体"/>
          <w:color w:val="auto"/>
          <w:sz w:val="21"/>
          <w:szCs w:val="21"/>
          <w:lang w:val="en-GB"/>
        </w:rPr>
        <w:t>-1990</w:t>
      </w:r>
      <w:r>
        <w:rPr>
          <w:rFonts w:ascii="宋体" w:hAnsi="宋体" w:eastAsia="宋体"/>
          <w:color w:val="auto"/>
          <w:sz w:val="21"/>
          <w:szCs w:val="21"/>
          <w:lang w:val="en-GB"/>
        </w:rPr>
        <w:t>第5章的有关规定进行</w:t>
      </w:r>
      <w:r>
        <w:rPr>
          <w:rFonts w:hint="eastAsia" w:ascii="宋体" w:hAnsi="宋体" w:eastAsia="宋体"/>
          <w:color w:val="auto"/>
          <w:sz w:val="21"/>
          <w:szCs w:val="21"/>
          <w:lang w:val="en-GB"/>
        </w:rPr>
        <w:t>。</w:t>
      </w:r>
    </w:p>
    <w:p w14:paraId="357CB40D">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5.5 结构检查</w:t>
      </w:r>
    </w:p>
    <w:p w14:paraId="458AC86A">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ascii="宋体" w:hAnsi="宋体" w:eastAsia="宋体"/>
          <w:color w:val="auto"/>
          <w:sz w:val="21"/>
          <w:szCs w:val="21"/>
          <w:lang w:val="en-GB"/>
        </w:rPr>
        <w:t>按MT</w:t>
      </w:r>
      <w:r>
        <w:rPr>
          <w:rFonts w:ascii="宋体" w:hAnsi="宋体" w:eastAsia="宋体"/>
          <w:color w:val="auto"/>
          <w:sz w:val="21"/>
          <w:szCs w:val="21"/>
        </w:rPr>
        <w:t>/</w:t>
      </w:r>
      <w:r>
        <w:rPr>
          <w:rFonts w:hint="eastAsia" w:ascii="宋体" w:hAnsi="宋体" w:eastAsia="宋体"/>
          <w:color w:val="auto"/>
          <w:sz w:val="21"/>
          <w:szCs w:val="21"/>
          <w:lang w:eastAsia="zh-CN"/>
        </w:rPr>
        <w:t>T</w:t>
      </w:r>
      <w:r>
        <w:rPr>
          <w:rFonts w:ascii="宋体" w:hAnsi="宋体" w:eastAsia="宋体"/>
          <w:color w:val="auto"/>
          <w:sz w:val="21"/>
          <w:szCs w:val="21"/>
          <w:lang w:val="en-GB"/>
        </w:rPr>
        <w:t>210</w:t>
      </w:r>
      <w:r>
        <w:rPr>
          <w:rFonts w:hint="eastAsia" w:ascii="宋体" w:hAnsi="宋体" w:eastAsia="宋体"/>
          <w:color w:val="auto"/>
          <w:sz w:val="21"/>
          <w:szCs w:val="21"/>
          <w:lang w:val="en-GB"/>
        </w:rPr>
        <w:t>-1990</w:t>
      </w:r>
      <w:r>
        <w:rPr>
          <w:rFonts w:ascii="宋体" w:hAnsi="宋体" w:eastAsia="宋体"/>
          <w:color w:val="auto"/>
          <w:sz w:val="21"/>
          <w:szCs w:val="21"/>
          <w:lang w:val="en-GB"/>
        </w:rPr>
        <w:t>第5章的有关规定进行</w:t>
      </w:r>
      <w:r>
        <w:rPr>
          <w:rFonts w:hint="eastAsia" w:ascii="宋体" w:hAnsi="宋体" w:eastAsia="宋体"/>
          <w:color w:val="auto"/>
          <w:sz w:val="21"/>
          <w:szCs w:val="21"/>
          <w:lang w:val="en-GB"/>
        </w:rPr>
        <w:t>。</w:t>
      </w:r>
    </w:p>
    <w:p w14:paraId="34451118">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5.6 绝缘电阻测量</w:t>
      </w:r>
    </w:p>
    <w:p w14:paraId="669EED88">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ascii="宋体" w:hAnsi="宋体" w:eastAsia="宋体"/>
          <w:color w:val="auto"/>
          <w:sz w:val="21"/>
          <w:szCs w:val="21"/>
          <w:lang w:val="en-GB"/>
        </w:rPr>
        <w:t>按MT</w:t>
      </w:r>
      <w:r>
        <w:rPr>
          <w:rFonts w:ascii="宋体" w:hAnsi="宋体" w:eastAsia="宋体"/>
          <w:color w:val="auto"/>
          <w:sz w:val="21"/>
          <w:szCs w:val="21"/>
        </w:rPr>
        <w:t>/</w:t>
      </w:r>
      <w:r>
        <w:rPr>
          <w:rFonts w:hint="eastAsia" w:ascii="宋体" w:hAnsi="宋体" w:eastAsia="宋体"/>
          <w:color w:val="auto"/>
          <w:sz w:val="21"/>
          <w:szCs w:val="21"/>
          <w:lang w:eastAsia="zh-CN"/>
        </w:rPr>
        <w:t>T</w:t>
      </w:r>
      <w:r>
        <w:rPr>
          <w:rFonts w:ascii="宋体" w:hAnsi="宋体" w:eastAsia="宋体"/>
          <w:color w:val="auto"/>
          <w:sz w:val="21"/>
          <w:szCs w:val="21"/>
          <w:lang w:val="en-GB"/>
        </w:rPr>
        <w:t>210</w:t>
      </w:r>
      <w:r>
        <w:rPr>
          <w:rFonts w:hint="eastAsia" w:ascii="宋体" w:hAnsi="宋体" w:eastAsia="宋体"/>
          <w:color w:val="auto"/>
          <w:sz w:val="21"/>
          <w:szCs w:val="21"/>
          <w:lang w:val="en-GB"/>
        </w:rPr>
        <w:t>-1990</w:t>
      </w:r>
      <w:r>
        <w:rPr>
          <w:rFonts w:ascii="宋体" w:hAnsi="宋体" w:eastAsia="宋体"/>
          <w:color w:val="auto"/>
          <w:sz w:val="21"/>
          <w:szCs w:val="21"/>
          <w:lang w:val="en-GB"/>
        </w:rPr>
        <w:t>第7章的有关规定进行</w:t>
      </w:r>
      <w:r>
        <w:rPr>
          <w:rFonts w:hint="eastAsia" w:ascii="宋体" w:hAnsi="宋体" w:eastAsia="宋体"/>
          <w:color w:val="auto"/>
          <w:sz w:val="21"/>
          <w:szCs w:val="21"/>
          <w:lang w:val="en-GB"/>
        </w:rPr>
        <w:t>。</w:t>
      </w:r>
    </w:p>
    <w:p w14:paraId="2891B36C">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5.7 工频耐压试验</w:t>
      </w:r>
    </w:p>
    <w:p w14:paraId="7A4D07F3">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ascii="宋体" w:hAnsi="宋体" w:eastAsia="宋体"/>
          <w:color w:val="auto"/>
          <w:sz w:val="21"/>
          <w:szCs w:val="21"/>
          <w:lang w:val="en-GB"/>
        </w:rPr>
        <w:t>按</w:t>
      </w:r>
      <w:r>
        <w:rPr>
          <w:rFonts w:hint="eastAsia" w:ascii="宋体" w:hAnsi="宋体" w:eastAsia="宋体"/>
          <w:color w:val="auto"/>
          <w:sz w:val="21"/>
          <w:szCs w:val="21"/>
          <w:lang w:val="en-GB"/>
        </w:rPr>
        <w:t>MT</w:t>
      </w:r>
      <w:r>
        <w:rPr>
          <w:rFonts w:ascii="宋体" w:hAnsi="宋体" w:eastAsia="宋体"/>
          <w:color w:val="auto"/>
          <w:sz w:val="21"/>
          <w:szCs w:val="21"/>
        </w:rPr>
        <w:t>/</w:t>
      </w:r>
      <w:r>
        <w:rPr>
          <w:rFonts w:hint="eastAsia" w:ascii="宋体" w:hAnsi="宋体" w:eastAsia="宋体"/>
          <w:color w:val="auto"/>
          <w:sz w:val="21"/>
          <w:szCs w:val="21"/>
          <w:lang w:eastAsia="zh-CN"/>
        </w:rPr>
        <w:t>T</w:t>
      </w:r>
      <w:r>
        <w:rPr>
          <w:rFonts w:hint="eastAsia" w:ascii="宋体" w:hAnsi="宋体" w:eastAsia="宋体"/>
          <w:color w:val="auto"/>
          <w:sz w:val="21"/>
          <w:szCs w:val="21"/>
          <w:lang w:val="en-GB"/>
        </w:rPr>
        <w:t>210-1990第8章</w:t>
      </w:r>
      <w:r>
        <w:rPr>
          <w:rFonts w:ascii="宋体" w:hAnsi="宋体" w:eastAsia="宋体"/>
          <w:color w:val="auto"/>
          <w:sz w:val="21"/>
          <w:szCs w:val="21"/>
          <w:lang w:val="en-GB"/>
        </w:rPr>
        <w:t>的有关规定进行</w:t>
      </w:r>
      <w:r>
        <w:rPr>
          <w:rFonts w:hint="eastAsia" w:ascii="宋体" w:hAnsi="宋体" w:eastAsia="宋体"/>
          <w:color w:val="auto"/>
          <w:sz w:val="21"/>
          <w:szCs w:val="21"/>
          <w:lang w:val="en-GB"/>
        </w:rPr>
        <w:t>。</w:t>
      </w:r>
    </w:p>
    <w:p w14:paraId="1805A89B">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5.8 工作稳定性试验</w:t>
      </w:r>
    </w:p>
    <w:p w14:paraId="050A0DB4">
      <w:pPr>
        <w:pStyle w:val="33"/>
        <w:tabs>
          <w:tab w:val="left" w:pos="624"/>
          <w:tab w:val="clear" w:pos="567"/>
        </w:tabs>
        <w:spacing w:before="0" w:after="0"/>
        <w:ind w:leftChars="200" w:hanging="714" w:hangingChars="340"/>
        <w:rPr>
          <w:rFonts w:hint="eastAsia" w:ascii="宋体" w:hAnsi="宋体" w:eastAsia="宋体"/>
          <w:color w:val="auto"/>
          <w:sz w:val="21"/>
          <w:szCs w:val="21"/>
          <w:lang w:val="en-GB"/>
        </w:rPr>
      </w:pPr>
      <w:r>
        <w:rPr>
          <w:rFonts w:hint="eastAsia" w:ascii="宋体" w:hAnsi="宋体" w:eastAsia="宋体"/>
          <w:color w:val="auto"/>
          <w:sz w:val="21"/>
          <w:szCs w:val="21"/>
          <w:lang w:val="en-GB"/>
        </w:rPr>
        <w:t>历时不小于2d的通电试验，每天检测一次，</w:t>
      </w:r>
      <w:r>
        <w:rPr>
          <w:rFonts w:ascii="宋体" w:hAnsi="宋体" w:eastAsia="宋体"/>
          <w:color w:val="auto"/>
          <w:sz w:val="21"/>
          <w:szCs w:val="21"/>
          <w:lang w:val="en-GB"/>
        </w:rPr>
        <w:t>其电气性能应符合</w:t>
      </w:r>
      <w:r>
        <w:rPr>
          <w:rFonts w:hint="eastAsia" w:ascii="宋体" w:hAnsi="宋体" w:eastAsia="宋体"/>
          <w:color w:val="auto"/>
          <w:sz w:val="21"/>
          <w:szCs w:val="21"/>
          <w:lang w:val="en-GB"/>
        </w:rPr>
        <w:t>本文件4.3</w:t>
      </w:r>
      <w:r>
        <w:rPr>
          <w:rFonts w:ascii="宋体" w:hAnsi="宋体" w:eastAsia="宋体"/>
          <w:color w:val="auto"/>
          <w:sz w:val="21"/>
          <w:szCs w:val="21"/>
          <w:lang w:val="en-GB"/>
        </w:rPr>
        <w:t>的规定</w:t>
      </w:r>
      <w:r>
        <w:rPr>
          <w:rFonts w:hint="eastAsia" w:ascii="宋体" w:hAnsi="宋体" w:eastAsia="宋体"/>
          <w:color w:val="auto"/>
          <w:sz w:val="21"/>
          <w:szCs w:val="21"/>
          <w:lang w:val="en-GB"/>
        </w:rPr>
        <w:t>。</w:t>
      </w:r>
    </w:p>
    <w:p w14:paraId="0ADB06FA">
      <w:pPr>
        <w:spacing w:before="156" w:beforeLines="50" w:after="156" w:afterLines="50" w:line="360" w:lineRule="exact"/>
        <w:rPr>
          <w:rFonts w:hint="eastAsia" w:ascii="黑体" w:hAnsi="宋体" w:eastAsia="黑体"/>
          <w:color w:val="auto"/>
        </w:rPr>
      </w:pPr>
      <w:r>
        <w:rPr>
          <w:rFonts w:hint="eastAsia" w:ascii="黑体" w:hAnsi="宋体" w:eastAsia="黑体"/>
          <w:color w:val="auto"/>
        </w:rPr>
        <w:t xml:space="preserve">5.9 环境适应性试验 </w:t>
      </w:r>
    </w:p>
    <w:p w14:paraId="79EE5FB8">
      <w:pPr>
        <w:rPr>
          <w:rFonts w:hint="eastAsia" w:ascii="宋体" w:hAnsi="宋体"/>
          <w:color w:val="auto"/>
          <w:kern w:val="0"/>
          <w:szCs w:val="21"/>
        </w:rPr>
      </w:pPr>
      <w:r>
        <w:rPr>
          <w:rFonts w:hint="eastAsia" w:ascii="宋体" w:hAnsi="宋体"/>
          <w:color w:val="auto"/>
          <w:kern w:val="0"/>
          <w:szCs w:val="21"/>
        </w:rPr>
        <w:t>5.9.1 低温工作试验</w:t>
      </w:r>
    </w:p>
    <w:p w14:paraId="58B2D31A">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210-1990第23章的有关规定进行。</w:t>
      </w:r>
    </w:p>
    <w:p w14:paraId="327ED699">
      <w:pPr>
        <w:rPr>
          <w:rFonts w:hint="eastAsia" w:ascii="宋体" w:hAnsi="宋体"/>
          <w:color w:val="auto"/>
          <w:kern w:val="0"/>
          <w:szCs w:val="21"/>
        </w:rPr>
      </w:pPr>
      <w:r>
        <w:rPr>
          <w:rFonts w:hint="eastAsia" w:ascii="宋体" w:hAnsi="宋体"/>
          <w:color w:val="auto"/>
          <w:kern w:val="0"/>
          <w:szCs w:val="21"/>
        </w:rPr>
        <w:t>5.9.2 高温工作试验</w:t>
      </w:r>
    </w:p>
    <w:p w14:paraId="34EDC16D">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210-1990第23章的有关规定进行。</w:t>
      </w:r>
    </w:p>
    <w:p w14:paraId="06FBBB23">
      <w:pPr>
        <w:rPr>
          <w:rFonts w:hint="eastAsia" w:ascii="宋体" w:hAnsi="宋体"/>
          <w:color w:val="auto"/>
          <w:kern w:val="0"/>
          <w:szCs w:val="21"/>
        </w:rPr>
      </w:pPr>
      <w:r>
        <w:rPr>
          <w:rFonts w:hint="eastAsia" w:ascii="宋体" w:hAnsi="宋体"/>
          <w:color w:val="auto"/>
          <w:kern w:val="0"/>
          <w:szCs w:val="21"/>
        </w:rPr>
        <w:t>5.9.3 低温贮存试验</w:t>
      </w:r>
    </w:p>
    <w:p w14:paraId="237087A2">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210-1990第24章的有关规定进行。</w:t>
      </w:r>
    </w:p>
    <w:p w14:paraId="70A67525">
      <w:pPr>
        <w:rPr>
          <w:rFonts w:hint="eastAsia" w:ascii="宋体" w:hAnsi="宋体"/>
          <w:color w:val="auto"/>
          <w:kern w:val="0"/>
          <w:szCs w:val="21"/>
        </w:rPr>
      </w:pPr>
      <w:r>
        <w:rPr>
          <w:rFonts w:hint="eastAsia" w:ascii="宋体" w:hAnsi="宋体"/>
          <w:color w:val="auto"/>
          <w:kern w:val="0"/>
          <w:szCs w:val="21"/>
        </w:rPr>
        <w:t>5.9.4高温贮存试验</w:t>
      </w:r>
    </w:p>
    <w:p w14:paraId="70BD1DBA">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210-1990第24章的有关规定进行。</w:t>
      </w:r>
    </w:p>
    <w:p w14:paraId="249BA76B">
      <w:pPr>
        <w:rPr>
          <w:rFonts w:hint="eastAsia" w:ascii="宋体" w:hAnsi="宋体"/>
          <w:color w:val="auto"/>
          <w:kern w:val="0"/>
          <w:szCs w:val="21"/>
        </w:rPr>
      </w:pPr>
      <w:r>
        <w:rPr>
          <w:rFonts w:hint="eastAsia" w:ascii="宋体" w:hAnsi="宋体"/>
          <w:color w:val="auto"/>
          <w:kern w:val="0"/>
          <w:szCs w:val="21"/>
        </w:rPr>
        <w:t>5.9.5湿热试验</w:t>
      </w:r>
    </w:p>
    <w:p w14:paraId="775E8368">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210-1990第28章的有关规定进行。</w:t>
      </w:r>
    </w:p>
    <w:p w14:paraId="4EC3C371">
      <w:pPr>
        <w:rPr>
          <w:rFonts w:hint="eastAsia" w:ascii="宋体" w:hAnsi="宋体"/>
          <w:color w:val="auto"/>
          <w:kern w:val="0"/>
          <w:szCs w:val="21"/>
        </w:rPr>
      </w:pPr>
      <w:r>
        <w:rPr>
          <w:rFonts w:hint="eastAsia" w:ascii="宋体" w:hAnsi="宋体"/>
          <w:color w:val="auto"/>
          <w:kern w:val="0"/>
          <w:szCs w:val="21"/>
        </w:rPr>
        <w:t>5.9.6 振动试验</w:t>
      </w:r>
    </w:p>
    <w:p w14:paraId="7E8A42F0">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210-1990第25章的有关规定进行。</w:t>
      </w:r>
    </w:p>
    <w:p w14:paraId="7AA25352">
      <w:pPr>
        <w:rPr>
          <w:rFonts w:hint="eastAsia" w:ascii="宋体" w:hAnsi="宋体"/>
          <w:color w:val="auto"/>
          <w:kern w:val="0"/>
          <w:szCs w:val="21"/>
        </w:rPr>
      </w:pPr>
      <w:r>
        <w:rPr>
          <w:rFonts w:hint="eastAsia" w:ascii="宋体" w:hAnsi="宋体"/>
          <w:color w:val="auto"/>
          <w:kern w:val="0"/>
          <w:szCs w:val="21"/>
        </w:rPr>
        <w:t>5.9.7 冲击试验</w:t>
      </w:r>
    </w:p>
    <w:p w14:paraId="2397C336">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210-1990第26章的有关规定进行。</w:t>
      </w:r>
    </w:p>
    <w:p w14:paraId="0E7B7EC5">
      <w:pPr>
        <w:rPr>
          <w:rFonts w:hint="eastAsia" w:ascii="宋体" w:hAnsi="宋体"/>
          <w:color w:val="auto"/>
          <w:kern w:val="0"/>
          <w:szCs w:val="21"/>
        </w:rPr>
      </w:pPr>
      <w:r>
        <w:rPr>
          <w:rFonts w:hint="eastAsia" w:ascii="宋体" w:hAnsi="宋体"/>
          <w:color w:val="auto"/>
          <w:kern w:val="0"/>
          <w:szCs w:val="21"/>
        </w:rPr>
        <w:t>5.9.8 运输试验</w:t>
      </w:r>
    </w:p>
    <w:p w14:paraId="27005FB8">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210-1990第27章的有关规定进行。</w:t>
      </w:r>
    </w:p>
    <w:p w14:paraId="449BA44D">
      <w:pPr>
        <w:rPr>
          <w:rFonts w:hint="eastAsia" w:ascii="宋体" w:hAnsi="宋体"/>
          <w:color w:val="auto"/>
          <w:kern w:val="0"/>
          <w:szCs w:val="21"/>
        </w:rPr>
      </w:pPr>
      <w:r>
        <w:rPr>
          <w:rFonts w:hint="eastAsia" w:ascii="宋体" w:hAnsi="宋体"/>
          <w:color w:val="auto"/>
          <w:kern w:val="0"/>
          <w:szCs w:val="21"/>
        </w:rPr>
        <w:t>5.9.9 跌落试验</w:t>
      </w:r>
    </w:p>
    <w:p w14:paraId="4984E04D">
      <w:pPr>
        <w:ind w:firstLine="420" w:firstLineChars="200"/>
        <w:rPr>
          <w:rFonts w:hint="eastAsia" w:ascii="宋体" w:hAnsi="宋体"/>
          <w:color w:val="auto"/>
          <w:kern w:val="0"/>
          <w:szCs w:val="21"/>
          <w:lang w:val="en-GB"/>
        </w:rPr>
      </w:pPr>
      <w:r>
        <w:rPr>
          <w:rFonts w:hint="eastAsia" w:ascii="宋体" w:hAnsi="宋体"/>
          <w:color w:val="auto"/>
          <w:kern w:val="0"/>
          <w:szCs w:val="21"/>
          <w:lang w:val="en-GB"/>
        </w:rPr>
        <w:t>按MT</w:t>
      </w:r>
      <w:r>
        <w:rPr>
          <w:rFonts w:ascii="宋体" w:hAnsi="宋体"/>
          <w:color w:val="auto"/>
          <w:szCs w:val="21"/>
        </w:rPr>
        <w:t>/</w:t>
      </w:r>
      <w:r>
        <w:rPr>
          <w:rFonts w:hint="eastAsia" w:ascii="宋体" w:hAnsi="宋体"/>
          <w:color w:val="auto"/>
          <w:szCs w:val="21"/>
        </w:rPr>
        <w:t>T</w:t>
      </w:r>
      <w:r>
        <w:rPr>
          <w:rFonts w:hint="eastAsia" w:ascii="宋体" w:hAnsi="宋体"/>
          <w:color w:val="auto"/>
          <w:kern w:val="0"/>
          <w:szCs w:val="21"/>
          <w:lang w:val="en-GB"/>
        </w:rPr>
        <w:t>210-1990第15章的有关规定进行。</w:t>
      </w:r>
    </w:p>
    <w:p w14:paraId="313AA51D">
      <w:pPr>
        <w:spacing w:before="156" w:beforeLines="50" w:after="156" w:afterLines="50" w:line="360" w:lineRule="exact"/>
        <w:rPr>
          <w:rFonts w:hint="eastAsia" w:ascii="黑体" w:hAnsi="宋体" w:eastAsia="黑体"/>
          <w:color w:val="auto"/>
        </w:rPr>
      </w:pPr>
      <w:r>
        <w:rPr>
          <w:rFonts w:hint="eastAsia" w:ascii="黑体" w:hAnsi="宋体" w:eastAsia="黑体"/>
          <w:color w:val="auto"/>
        </w:rPr>
        <w:t>5.10 防爆性能试验</w:t>
      </w:r>
    </w:p>
    <w:bookmarkEnd w:id="63"/>
    <w:bookmarkEnd w:id="64"/>
    <w:p w14:paraId="71FE88BF">
      <w:pPr>
        <w:spacing w:line="360" w:lineRule="exact"/>
        <w:rPr>
          <w:rFonts w:hint="eastAsia" w:ascii="宋体" w:hAnsi="宋体"/>
          <w:color w:val="auto"/>
          <w:szCs w:val="21"/>
        </w:rPr>
      </w:pPr>
      <w:bookmarkStart w:id="65" w:name="_Toc118968265"/>
      <w:bookmarkStart w:id="66" w:name="_Toc110307890"/>
      <w:bookmarkStart w:id="67" w:name="_Toc121982918"/>
      <w:bookmarkStart w:id="68" w:name="_Toc181109839"/>
      <w:bookmarkStart w:id="69" w:name="_Toc118857143"/>
      <w:bookmarkStart w:id="70" w:name="_Toc118182496"/>
      <w:r>
        <w:rPr>
          <w:rFonts w:hint="eastAsia" w:ascii="宋体" w:hAnsi="宋体"/>
          <w:color w:val="auto"/>
          <w:szCs w:val="21"/>
        </w:rPr>
        <w:t>5.10.</w:t>
      </w:r>
      <w:r>
        <w:rPr>
          <w:rFonts w:ascii="宋体" w:hAnsi="宋体"/>
          <w:color w:val="auto"/>
          <w:szCs w:val="21"/>
        </w:rPr>
        <w:t>1</w:t>
      </w:r>
      <w:r>
        <w:rPr>
          <w:rFonts w:hint="eastAsia" w:ascii="宋体" w:hAnsi="宋体"/>
          <w:color w:val="auto"/>
          <w:szCs w:val="21"/>
        </w:rPr>
        <w:t xml:space="preserve"> 电气间隙、爬电距离</w:t>
      </w:r>
    </w:p>
    <w:p w14:paraId="3025CB59">
      <w:pPr>
        <w:spacing w:line="360" w:lineRule="exact"/>
        <w:ind w:firstLine="420" w:firstLineChars="200"/>
        <w:rPr>
          <w:rFonts w:hint="eastAsia" w:ascii="宋体" w:hAnsi="宋体"/>
          <w:color w:val="auto"/>
          <w:szCs w:val="21"/>
        </w:rPr>
      </w:pPr>
      <w:r>
        <w:rPr>
          <w:rFonts w:hint="eastAsia" w:ascii="宋体" w:hAnsi="宋体"/>
          <w:color w:val="auto"/>
          <w:szCs w:val="21"/>
        </w:rPr>
        <w:t>按GB/T 3836.4-2021中附录C的规定进行。</w:t>
      </w:r>
    </w:p>
    <w:p w14:paraId="4FB9E6F1">
      <w:pPr>
        <w:spacing w:line="360" w:lineRule="exact"/>
        <w:rPr>
          <w:rFonts w:hint="eastAsia" w:ascii="宋体" w:hAnsi="宋体"/>
          <w:color w:val="auto"/>
          <w:szCs w:val="21"/>
        </w:rPr>
      </w:pPr>
      <w:r>
        <w:rPr>
          <w:rFonts w:hint="eastAsia" w:ascii="宋体" w:hAnsi="宋体"/>
          <w:color w:val="auto"/>
          <w:szCs w:val="21"/>
        </w:rPr>
        <w:t>5.10.</w:t>
      </w:r>
      <w:r>
        <w:rPr>
          <w:rFonts w:ascii="宋体" w:hAnsi="宋体"/>
          <w:color w:val="auto"/>
          <w:szCs w:val="21"/>
        </w:rPr>
        <w:t>2</w:t>
      </w:r>
      <w:r>
        <w:rPr>
          <w:rFonts w:hint="eastAsia" w:ascii="宋体" w:hAnsi="宋体"/>
          <w:color w:val="auto"/>
          <w:szCs w:val="21"/>
        </w:rPr>
        <w:t xml:space="preserve"> 电池电解液漏泄试验</w:t>
      </w:r>
    </w:p>
    <w:p w14:paraId="051560B3">
      <w:pPr>
        <w:spacing w:line="360" w:lineRule="exact"/>
        <w:ind w:firstLine="420" w:firstLineChars="200"/>
        <w:rPr>
          <w:rFonts w:hint="eastAsia" w:ascii="宋体" w:hAnsi="宋体"/>
          <w:color w:val="auto"/>
          <w:szCs w:val="21"/>
        </w:rPr>
      </w:pPr>
      <w:r>
        <w:rPr>
          <w:rFonts w:hint="eastAsia" w:ascii="宋体" w:hAnsi="宋体"/>
          <w:color w:val="auto"/>
          <w:szCs w:val="21"/>
        </w:rPr>
        <w:t>按GB/T 3836.4-2021中第10.5.2条的规定进行。</w:t>
      </w:r>
    </w:p>
    <w:p w14:paraId="08F2249F">
      <w:pPr>
        <w:rPr>
          <w:rFonts w:ascii="黑体" w:hAnsi="黑体" w:eastAsia="黑体"/>
          <w:color w:val="auto"/>
        </w:rPr>
      </w:pPr>
      <w:r>
        <w:rPr>
          <w:rFonts w:hint="eastAsia" w:ascii="宋体" w:hAnsi="宋体"/>
          <w:color w:val="auto"/>
          <w:szCs w:val="21"/>
        </w:rPr>
        <w:t>5.10</w:t>
      </w:r>
      <w:r>
        <w:rPr>
          <w:rFonts w:hint="eastAsia" w:ascii="宋体"/>
          <w:color w:val="auto"/>
        </w:rPr>
        <w:t>.</w:t>
      </w:r>
      <w:r>
        <w:rPr>
          <w:rFonts w:ascii="宋体"/>
          <w:color w:val="auto"/>
        </w:rPr>
        <w:t>3</w:t>
      </w:r>
      <w:r>
        <w:rPr>
          <w:rFonts w:hint="eastAsia" w:ascii="宋体"/>
          <w:color w:val="auto"/>
        </w:rPr>
        <w:t xml:space="preserve"> 最高表面温度</w:t>
      </w:r>
    </w:p>
    <w:p w14:paraId="202A7A99">
      <w:pPr>
        <w:spacing w:line="360" w:lineRule="exact"/>
        <w:ind w:firstLine="420" w:firstLineChars="200"/>
        <w:rPr>
          <w:rFonts w:ascii="宋体" w:hAnsi="宋体"/>
          <w:color w:val="auto"/>
          <w:szCs w:val="21"/>
          <w:lang w:val="en-GB"/>
        </w:rPr>
      </w:pPr>
      <w:r>
        <w:rPr>
          <w:rFonts w:hint="eastAsia" w:ascii="宋体" w:hAnsi="宋体"/>
          <w:color w:val="auto"/>
          <w:szCs w:val="21"/>
          <w:lang w:val="en-GB"/>
        </w:rPr>
        <w:t>按</w:t>
      </w:r>
      <w:r>
        <w:rPr>
          <w:rFonts w:hint="eastAsia" w:ascii="宋体" w:hAnsi="宋体"/>
          <w:color w:val="auto"/>
          <w:szCs w:val="21"/>
        </w:rPr>
        <w:t>GB/T 3836.1-2021</w:t>
      </w:r>
      <w:r>
        <w:rPr>
          <w:rFonts w:hint="eastAsia" w:ascii="宋体" w:hAnsi="宋体"/>
          <w:color w:val="auto"/>
          <w:szCs w:val="21"/>
          <w:lang w:val="en-GB"/>
        </w:rPr>
        <w:t xml:space="preserve">中26.5.1.3和GB/T 3836.4-2021中10.2条规定的方法进行。 </w:t>
      </w:r>
    </w:p>
    <w:p w14:paraId="727D59DE">
      <w:pPr>
        <w:spacing w:line="360" w:lineRule="exact"/>
        <w:rPr>
          <w:rFonts w:hint="eastAsia"/>
          <w:color w:val="auto"/>
        </w:rPr>
      </w:pPr>
      <w:r>
        <w:rPr>
          <w:rFonts w:hint="eastAsia" w:ascii="宋体" w:hAnsi="宋体"/>
          <w:color w:val="auto"/>
          <w:szCs w:val="21"/>
        </w:rPr>
        <w:t>5.10.</w:t>
      </w:r>
      <w:r>
        <w:rPr>
          <w:rFonts w:ascii="宋体" w:hAnsi="宋体"/>
          <w:color w:val="auto"/>
          <w:szCs w:val="21"/>
        </w:rPr>
        <w:t>4</w:t>
      </w:r>
      <w:r>
        <w:rPr>
          <w:rFonts w:hint="eastAsia" w:ascii="宋体" w:hAnsi="宋体"/>
          <w:color w:val="auto"/>
          <w:szCs w:val="21"/>
        </w:rPr>
        <w:t xml:space="preserve"> </w:t>
      </w:r>
      <w:r>
        <w:rPr>
          <w:rFonts w:hint="eastAsia"/>
          <w:color w:val="auto"/>
        </w:rPr>
        <w:t>本安参数测量</w:t>
      </w:r>
    </w:p>
    <w:p w14:paraId="399FDBDC">
      <w:pPr>
        <w:spacing w:line="420" w:lineRule="exact"/>
        <w:ind w:right="63" w:rightChars="30" w:firstLine="420" w:firstLineChars="200"/>
        <w:rPr>
          <w:rFonts w:ascii="黑体" w:hAnsi="宋体" w:eastAsia="黑体"/>
          <w:color w:val="auto"/>
        </w:rPr>
      </w:pPr>
      <w:r>
        <w:rPr>
          <w:rFonts w:hint="eastAsia" w:ascii="宋体" w:hAnsi="宋体"/>
          <w:color w:val="auto"/>
        </w:rPr>
        <w:t>按</w:t>
      </w:r>
      <w:r>
        <w:rPr>
          <w:rFonts w:hint="eastAsia" w:ascii="宋体" w:hAnsi="宋体"/>
          <w:color w:val="auto"/>
          <w:szCs w:val="21"/>
        </w:rPr>
        <w:t>GB/T 3836.1-2021</w:t>
      </w:r>
      <w:r>
        <w:rPr>
          <w:rFonts w:hint="eastAsia" w:ascii="宋体" w:hAnsi="宋体"/>
          <w:color w:val="auto"/>
        </w:rPr>
        <w:t>、</w:t>
      </w:r>
      <w:r>
        <w:rPr>
          <w:rFonts w:hint="eastAsia" w:ascii="宋体" w:hAnsi="宋体"/>
          <w:color w:val="auto"/>
          <w:szCs w:val="21"/>
        </w:rPr>
        <w:t>GB/T 3836.4-2021</w:t>
      </w:r>
      <w:r>
        <w:rPr>
          <w:rFonts w:hint="eastAsia" w:ascii="宋体" w:hAnsi="宋体"/>
          <w:color w:val="auto"/>
        </w:rPr>
        <w:t>相关规定进行，用计量合格的仪器、仪表进行测量，测量值不得超过标准中规定。</w:t>
      </w:r>
    </w:p>
    <w:p w14:paraId="7FD2335E">
      <w:pPr>
        <w:spacing w:line="360" w:lineRule="exact"/>
        <w:rPr>
          <w:rFonts w:hint="eastAsia" w:ascii="宋体" w:hAnsi="宋体"/>
          <w:color w:val="auto"/>
          <w:szCs w:val="21"/>
        </w:rPr>
      </w:pPr>
      <w:r>
        <w:rPr>
          <w:rFonts w:hint="eastAsia" w:ascii="宋体" w:hAnsi="宋体"/>
          <w:color w:val="auto"/>
          <w:szCs w:val="21"/>
        </w:rPr>
        <w:t>5.10.</w:t>
      </w:r>
      <w:r>
        <w:rPr>
          <w:rFonts w:ascii="宋体" w:hAnsi="宋体"/>
          <w:color w:val="auto"/>
          <w:szCs w:val="21"/>
        </w:rPr>
        <w:t>5</w:t>
      </w:r>
      <w:r>
        <w:rPr>
          <w:rFonts w:hint="eastAsia" w:ascii="宋体" w:hAnsi="宋体"/>
          <w:color w:val="auto"/>
          <w:szCs w:val="21"/>
        </w:rPr>
        <w:t xml:space="preserve"> 火花点燃试验</w:t>
      </w:r>
    </w:p>
    <w:p w14:paraId="559C1A18">
      <w:pPr>
        <w:spacing w:line="360" w:lineRule="exact"/>
        <w:ind w:firstLine="420" w:firstLineChars="200"/>
        <w:rPr>
          <w:rFonts w:hint="eastAsia" w:ascii="宋体" w:hAnsi="宋体"/>
          <w:color w:val="auto"/>
          <w:szCs w:val="21"/>
        </w:rPr>
      </w:pPr>
      <w:r>
        <w:rPr>
          <w:rFonts w:hint="eastAsia" w:ascii="宋体" w:hAnsi="宋体"/>
          <w:color w:val="auto"/>
          <w:szCs w:val="21"/>
        </w:rPr>
        <w:t>按GB/T 3836.4-2021中第10.1的规定进行。</w:t>
      </w:r>
    </w:p>
    <w:p w14:paraId="24C50B5E">
      <w:pPr>
        <w:spacing w:line="360" w:lineRule="exact"/>
        <w:rPr>
          <w:rFonts w:hint="eastAsia" w:ascii="宋体" w:hAnsi="宋体"/>
          <w:color w:val="auto"/>
          <w:szCs w:val="21"/>
        </w:rPr>
      </w:pPr>
      <w:r>
        <w:rPr>
          <w:rFonts w:hint="eastAsia" w:ascii="宋体" w:hAnsi="宋体"/>
          <w:color w:val="auto"/>
          <w:szCs w:val="21"/>
        </w:rPr>
        <w:t>5.10.</w:t>
      </w:r>
      <w:r>
        <w:rPr>
          <w:rFonts w:ascii="宋体" w:hAnsi="宋体"/>
          <w:color w:val="auto"/>
          <w:szCs w:val="21"/>
        </w:rPr>
        <w:t>6</w:t>
      </w:r>
      <w:r>
        <w:rPr>
          <w:rFonts w:hint="eastAsia" w:ascii="宋体" w:hAnsi="宋体"/>
          <w:color w:val="auto"/>
          <w:szCs w:val="21"/>
        </w:rPr>
        <w:t xml:space="preserve"> 防爆跌落试验</w:t>
      </w:r>
    </w:p>
    <w:p w14:paraId="128DFAC3">
      <w:pPr>
        <w:spacing w:line="360" w:lineRule="exact"/>
        <w:ind w:firstLine="420" w:firstLineChars="200"/>
        <w:rPr>
          <w:rFonts w:hint="eastAsia" w:ascii="宋体" w:hAnsi="宋体"/>
          <w:color w:val="auto"/>
        </w:rPr>
      </w:pPr>
      <w:r>
        <w:rPr>
          <w:rFonts w:hint="eastAsia" w:ascii="宋体" w:hAnsi="宋体"/>
          <w:color w:val="auto"/>
          <w:szCs w:val="21"/>
        </w:rPr>
        <w:t>按GB/T 3836.1-2021中第26.4.3的规定进行</w:t>
      </w:r>
      <w:r>
        <w:rPr>
          <w:rFonts w:hint="eastAsia" w:ascii="宋体" w:hAnsi="宋体"/>
          <w:color w:val="auto"/>
        </w:rPr>
        <w:t>。</w:t>
      </w:r>
    </w:p>
    <w:p w14:paraId="7A9646DC">
      <w:pPr>
        <w:spacing w:line="420" w:lineRule="exact"/>
        <w:ind w:right="63" w:rightChars="30"/>
        <w:rPr>
          <w:rFonts w:ascii="宋体" w:hAnsi="宋体"/>
          <w:color w:val="auto"/>
          <w:szCs w:val="21"/>
        </w:rPr>
      </w:pPr>
      <w:r>
        <w:rPr>
          <w:rFonts w:hint="eastAsia" w:ascii="宋体" w:hAnsi="宋体"/>
          <w:color w:val="auto"/>
          <w:szCs w:val="21"/>
        </w:rPr>
        <w:t>5.10.</w:t>
      </w:r>
      <w:r>
        <w:rPr>
          <w:rFonts w:ascii="宋体" w:hAnsi="宋体"/>
          <w:color w:val="auto"/>
          <w:szCs w:val="21"/>
        </w:rPr>
        <w:t>7</w:t>
      </w:r>
      <w:r>
        <w:rPr>
          <w:rFonts w:hint="eastAsia" w:ascii="宋体" w:hAnsi="宋体"/>
          <w:color w:val="auto"/>
          <w:szCs w:val="21"/>
        </w:rPr>
        <w:t xml:space="preserve"> 外壳防护性能试验</w:t>
      </w:r>
    </w:p>
    <w:p w14:paraId="47D0CFFC">
      <w:pPr>
        <w:spacing w:line="360" w:lineRule="exact"/>
        <w:ind w:firstLine="420" w:firstLineChars="200"/>
        <w:rPr>
          <w:rFonts w:hint="eastAsia" w:ascii="宋体" w:hAnsi="宋体" w:eastAsia="宋体" w:cs="Times New Roman"/>
          <w:color w:val="auto"/>
          <w:szCs w:val="21"/>
        </w:rPr>
      </w:pPr>
      <w:r>
        <w:rPr>
          <w:rFonts w:hint="eastAsia" w:ascii="宋体" w:hAnsi="宋体" w:eastAsia="宋体" w:cs="Times New Roman"/>
          <w:color w:val="auto"/>
          <w:szCs w:val="21"/>
        </w:rPr>
        <w:t>按GB/T 4208-2017的有关规定进行。</w:t>
      </w:r>
    </w:p>
    <w:p w14:paraId="41ECE5AF">
      <w:pPr>
        <w:spacing w:line="360" w:lineRule="exact"/>
        <w:rPr>
          <w:rFonts w:hint="eastAsia" w:ascii="宋体" w:hAnsi="宋体" w:eastAsia="宋体" w:cs="Times New Roman"/>
          <w:color w:val="auto"/>
          <w:szCs w:val="21"/>
          <w:lang w:val="en-US" w:eastAsia="zh-CN"/>
        </w:rPr>
      </w:pPr>
      <w:r>
        <w:rPr>
          <w:rFonts w:hint="eastAsia" w:ascii="宋体" w:hAnsi="宋体" w:eastAsia="宋体" w:cs="Times New Roman"/>
          <w:color w:val="auto"/>
          <w:szCs w:val="21"/>
          <w:lang w:val="en-US" w:eastAsia="zh-CN"/>
        </w:rPr>
        <w:t xml:space="preserve">5.10.8介电强度试验按      </w:t>
      </w:r>
    </w:p>
    <w:p w14:paraId="5CC9A6E3">
      <w:pPr>
        <w:spacing w:line="360" w:lineRule="exact"/>
        <w:ind w:firstLine="420" w:firstLineChars="200"/>
        <w:rPr>
          <w:rFonts w:hint="eastAsia" w:ascii="宋体" w:hAnsi="宋体"/>
          <w:color w:val="auto"/>
          <w:szCs w:val="21"/>
        </w:rPr>
      </w:pPr>
      <w:r>
        <w:rPr>
          <w:rFonts w:hint="eastAsia" w:ascii="宋体" w:hAnsi="宋体" w:eastAsia="宋体" w:cs="Times New Roman"/>
          <w:color w:val="auto"/>
          <w:szCs w:val="21"/>
          <w:lang w:val="en-US" w:eastAsia="zh-CN"/>
        </w:rPr>
        <w:t>按GB/T 3836.4-2021中 10.3 条规定进行。</w:t>
      </w:r>
    </w:p>
    <w:p w14:paraId="4CCDE69F">
      <w:pPr>
        <w:pStyle w:val="30"/>
        <w:tabs>
          <w:tab w:val="left" w:pos="0"/>
        </w:tabs>
        <w:spacing w:before="312" w:beforeLines="100" w:after="312" w:afterLines="100" w:line="240" w:lineRule="exact"/>
        <w:ind w:left="0" w:firstLine="0"/>
        <w:outlineLvl w:val="0"/>
        <w:rPr>
          <w:rFonts w:hint="eastAsia" w:hAnsi="宋体"/>
          <w:color w:val="auto"/>
          <w:kern w:val="2"/>
          <w:szCs w:val="24"/>
          <w:lang w:val="en-US" w:eastAsia="zh-CN"/>
        </w:rPr>
      </w:pPr>
      <w:r>
        <w:rPr>
          <w:rFonts w:hint="eastAsia" w:hAnsi="宋体"/>
          <w:color w:val="auto"/>
          <w:kern w:val="2"/>
          <w:szCs w:val="24"/>
          <w:lang w:val="en-US" w:eastAsia="zh-CN"/>
        </w:rPr>
        <w:t>6. 检验规则</w:t>
      </w:r>
      <w:bookmarkEnd w:id="65"/>
      <w:bookmarkEnd w:id="66"/>
      <w:bookmarkEnd w:id="67"/>
      <w:bookmarkEnd w:id="68"/>
      <w:bookmarkEnd w:id="69"/>
      <w:bookmarkEnd w:id="70"/>
    </w:p>
    <w:p w14:paraId="17B8CE28">
      <w:pPr>
        <w:pStyle w:val="35"/>
        <w:rPr>
          <w:rFonts w:hAnsi="宋体"/>
          <w:color w:val="auto"/>
        </w:rPr>
      </w:pPr>
      <w:r>
        <w:rPr>
          <w:rFonts w:hint="eastAsia" w:hAnsi="宋体"/>
          <w:color w:val="auto"/>
        </w:rPr>
        <w:t>手机在定型和生产过程中必须通过本文件规定的试验，并获得国家指定防爆检验单位发给的“防爆合格证”。</w:t>
      </w:r>
    </w:p>
    <w:p w14:paraId="3AAC4296">
      <w:pPr>
        <w:spacing w:before="156" w:beforeLines="50" w:after="156" w:afterLines="50"/>
        <w:rPr>
          <w:rFonts w:ascii="黑体" w:hAnsi="宋体" w:eastAsia="黑体"/>
          <w:color w:val="auto"/>
        </w:rPr>
      </w:pPr>
      <w:bookmarkStart w:id="71" w:name="_Toc181109840"/>
      <w:bookmarkStart w:id="72" w:name="_Toc110307891"/>
      <w:bookmarkStart w:id="73" w:name="_Toc118182497"/>
      <w:r>
        <w:rPr>
          <w:rFonts w:hint="eastAsia" w:ascii="黑体" w:hAnsi="宋体" w:eastAsia="黑体"/>
          <w:color w:val="auto"/>
        </w:rPr>
        <w:t>6.1 检验分类</w:t>
      </w:r>
      <w:bookmarkEnd w:id="71"/>
      <w:bookmarkEnd w:id="72"/>
      <w:bookmarkEnd w:id="73"/>
    </w:p>
    <w:p w14:paraId="7E98AAC1">
      <w:pPr>
        <w:pStyle w:val="35"/>
        <w:rPr>
          <w:rFonts w:hint="eastAsia"/>
          <w:color w:val="auto"/>
        </w:rPr>
      </w:pPr>
      <w:r>
        <w:rPr>
          <w:rFonts w:hint="eastAsia"/>
          <w:color w:val="auto"/>
        </w:rPr>
        <w:t>检验一般分出厂</w:t>
      </w:r>
      <w:r>
        <w:rPr>
          <w:rFonts w:hint="eastAsia" w:hAnsi="宋体"/>
          <w:color w:val="auto"/>
        </w:rPr>
        <w:t>检验</w:t>
      </w:r>
      <w:r>
        <w:rPr>
          <w:rFonts w:hint="eastAsia"/>
          <w:color w:val="auto"/>
        </w:rPr>
        <w:t>、型式检验二种。</w:t>
      </w:r>
    </w:p>
    <w:p w14:paraId="67019089">
      <w:pPr>
        <w:spacing w:before="156" w:beforeLines="50" w:after="156" w:afterLines="50"/>
        <w:rPr>
          <w:rFonts w:ascii="黑体" w:hAnsi="宋体" w:eastAsia="黑体"/>
          <w:color w:val="auto"/>
        </w:rPr>
      </w:pPr>
      <w:bookmarkStart w:id="74" w:name="_Toc181109841"/>
      <w:bookmarkStart w:id="75" w:name="_Toc118182498"/>
      <w:bookmarkStart w:id="76" w:name="_Toc110307892"/>
      <w:r>
        <w:rPr>
          <w:rFonts w:hint="eastAsia" w:ascii="黑体" w:hAnsi="宋体" w:eastAsia="黑体"/>
          <w:color w:val="auto"/>
        </w:rPr>
        <w:t>6.2 出厂检验</w:t>
      </w:r>
      <w:bookmarkEnd w:id="74"/>
      <w:bookmarkEnd w:id="75"/>
      <w:bookmarkEnd w:id="76"/>
    </w:p>
    <w:p w14:paraId="2EBBEFEC">
      <w:pPr>
        <w:rPr>
          <w:rFonts w:hint="eastAsia" w:ascii="宋体" w:hAnsi="宋体"/>
          <w:color w:val="auto"/>
          <w:szCs w:val="21"/>
        </w:rPr>
      </w:pPr>
      <w:r>
        <w:rPr>
          <w:rFonts w:hint="eastAsia" w:ascii="宋体" w:hAnsi="宋体"/>
          <w:color w:val="auto"/>
          <w:szCs w:val="21"/>
        </w:rPr>
        <w:t>6.2.1 每台手机应经质检部门检验合格，签发合格证，方可出厂，</w:t>
      </w:r>
      <w:r>
        <w:rPr>
          <w:rFonts w:hint="eastAsia" w:hAnsi="宋体"/>
          <w:color w:val="auto"/>
        </w:rPr>
        <w:t>必要时用户可提出参加检验。</w:t>
      </w:r>
    </w:p>
    <w:p w14:paraId="2E9C67E0">
      <w:pPr>
        <w:rPr>
          <w:rFonts w:hint="eastAsia" w:ascii="宋体" w:hAnsi="宋体"/>
          <w:color w:val="auto"/>
          <w:szCs w:val="21"/>
        </w:rPr>
      </w:pPr>
      <w:r>
        <w:rPr>
          <w:rFonts w:hint="eastAsia" w:ascii="宋体" w:hAnsi="宋体"/>
          <w:color w:val="auto"/>
          <w:szCs w:val="21"/>
        </w:rPr>
        <w:t>6.2.2 检验项目应符合表3的规定。</w:t>
      </w:r>
    </w:p>
    <w:p w14:paraId="46C73A02">
      <w:pPr>
        <w:rPr>
          <w:rFonts w:hint="eastAsia" w:ascii="宋体" w:hAnsi="宋体"/>
          <w:color w:val="auto"/>
          <w:szCs w:val="21"/>
        </w:rPr>
      </w:pPr>
      <w:r>
        <w:rPr>
          <w:rFonts w:hint="eastAsia" w:ascii="宋体" w:hAnsi="宋体"/>
          <w:color w:val="auto"/>
          <w:szCs w:val="21"/>
        </w:rPr>
        <w:t>6.2.3 出厂检验各项指标需符合本文件的要求，有一项不合格则该产品不合格，若出现C类不合格，允许返修；若出现A类、B类不合格则应返工，并重新检验。</w:t>
      </w:r>
    </w:p>
    <w:p w14:paraId="2E95ADD9">
      <w:pPr>
        <w:spacing w:before="156" w:beforeLines="50" w:after="156" w:afterLines="50"/>
        <w:rPr>
          <w:rFonts w:ascii="黑体" w:hAnsi="宋体" w:eastAsia="黑体"/>
          <w:color w:val="auto"/>
        </w:rPr>
      </w:pPr>
      <w:bookmarkStart w:id="77" w:name="_Toc118182499"/>
      <w:bookmarkStart w:id="78" w:name="_Toc110307893"/>
      <w:bookmarkStart w:id="79" w:name="_Toc181109842"/>
      <w:r>
        <w:rPr>
          <w:rFonts w:hint="eastAsia" w:ascii="黑体" w:hAnsi="宋体" w:eastAsia="黑体"/>
          <w:color w:val="auto"/>
        </w:rPr>
        <w:t>6.3 型式检验</w:t>
      </w:r>
      <w:bookmarkEnd w:id="77"/>
      <w:bookmarkEnd w:id="78"/>
      <w:bookmarkEnd w:id="79"/>
    </w:p>
    <w:p w14:paraId="7C734622">
      <w:pPr>
        <w:pStyle w:val="44"/>
        <w:tabs>
          <w:tab w:val="left" w:pos="0"/>
          <w:tab w:val="left" w:pos="1134"/>
          <w:tab w:val="clear" w:pos="567"/>
        </w:tabs>
        <w:spacing w:before="0" w:after="0"/>
        <w:ind w:left="0" w:firstLine="0"/>
        <w:rPr>
          <w:color w:val="auto"/>
        </w:rPr>
      </w:pPr>
      <w:bookmarkStart w:id="80" w:name="_Toc118182500"/>
      <w:bookmarkStart w:id="81" w:name="_Toc110307894"/>
      <w:r>
        <w:rPr>
          <w:rFonts w:hint="eastAsia"/>
          <w:color w:val="auto"/>
        </w:rPr>
        <w:t>6.3.1 产品在下列情况之一时，应进行型式检验：</w:t>
      </w:r>
      <w:bookmarkEnd w:id="80"/>
      <w:bookmarkEnd w:id="81"/>
    </w:p>
    <w:p w14:paraId="737A4A3C">
      <w:pPr>
        <w:pStyle w:val="35"/>
        <w:rPr>
          <w:rFonts w:hint="eastAsia"/>
          <w:color w:val="auto"/>
        </w:rPr>
      </w:pPr>
      <w:r>
        <w:rPr>
          <w:rFonts w:hint="eastAsia"/>
          <w:color w:val="auto"/>
        </w:rPr>
        <w:t>a) 新产品及老产品转厂定型时；</w:t>
      </w:r>
    </w:p>
    <w:p w14:paraId="7A1520C4">
      <w:pPr>
        <w:pStyle w:val="35"/>
        <w:rPr>
          <w:rFonts w:hint="eastAsia"/>
          <w:color w:val="auto"/>
        </w:rPr>
      </w:pPr>
      <w:r>
        <w:rPr>
          <w:rFonts w:hint="eastAsia"/>
          <w:color w:val="auto"/>
        </w:rPr>
        <w:t>b) 正式生产后，如结构、材料、工艺有较大改变，可能影响产品性能时；</w:t>
      </w:r>
    </w:p>
    <w:p w14:paraId="0F8F03D3">
      <w:pPr>
        <w:pStyle w:val="35"/>
        <w:rPr>
          <w:rFonts w:hint="eastAsia"/>
          <w:color w:val="auto"/>
        </w:rPr>
      </w:pPr>
      <w:r>
        <w:rPr>
          <w:rFonts w:hint="eastAsia"/>
          <w:color w:val="auto"/>
        </w:rPr>
        <w:t>c) 正常生产时每5年一次（防爆性能除外）；</w:t>
      </w:r>
    </w:p>
    <w:p w14:paraId="32061D94">
      <w:pPr>
        <w:pStyle w:val="35"/>
        <w:rPr>
          <w:rFonts w:hint="eastAsia"/>
          <w:color w:val="auto"/>
        </w:rPr>
      </w:pPr>
      <w:r>
        <w:rPr>
          <w:rFonts w:hint="eastAsia"/>
          <w:color w:val="auto"/>
        </w:rPr>
        <w:t>d) 停产1年恢复生产时；</w:t>
      </w:r>
    </w:p>
    <w:p w14:paraId="50ABCFA8">
      <w:pPr>
        <w:pStyle w:val="35"/>
        <w:rPr>
          <w:rFonts w:hint="eastAsia"/>
          <w:color w:val="auto"/>
        </w:rPr>
      </w:pPr>
      <w:r>
        <w:rPr>
          <w:rFonts w:hint="eastAsia"/>
          <w:color w:val="auto"/>
        </w:rPr>
        <w:t>e) 国家有关机构提出进行型式检验时；</w:t>
      </w:r>
    </w:p>
    <w:p w14:paraId="4BB60D3A">
      <w:pPr>
        <w:pStyle w:val="24"/>
        <w:ind w:firstLine="420"/>
        <w:rPr>
          <w:rFonts w:hint="eastAsia"/>
          <w:color w:val="auto"/>
        </w:rPr>
      </w:pPr>
      <w:r>
        <w:rPr>
          <w:rFonts w:hint="eastAsia"/>
          <w:color w:val="auto"/>
        </w:rPr>
        <w:t>f) 出厂检验结果与上次型式检验结果有较大的差异时。</w:t>
      </w:r>
    </w:p>
    <w:p w14:paraId="6584A5D8">
      <w:pPr>
        <w:pStyle w:val="44"/>
        <w:tabs>
          <w:tab w:val="left" w:pos="369"/>
          <w:tab w:val="left" w:pos="993"/>
          <w:tab w:val="left" w:pos="1134"/>
          <w:tab w:val="clear" w:pos="567"/>
        </w:tabs>
        <w:spacing w:before="0" w:after="0"/>
        <w:ind w:left="1467" w:hanging="1467"/>
        <w:rPr>
          <w:rFonts w:hint="eastAsia"/>
          <w:color w:val="auto"/>
        </w:rPr>
      </w:pPr>
      <w:r>
        <w:rPr>
          <w:rFonts w:hint="eastAsia"/>
          <w:color w:val="auto"/>
        </w:rPr>
        <w:t>6.3.2 型式检验项目应符合表3的规定。</w:t>
      </w:r>
    </w:p>
    <w:p w14:paraId="68A6E305">
      <w:pPr>
        <w:rPr>
          <w:rFonts w:hint="eastAsia" w:ascii="宋体" w:hAnsi="宋体"/>
          <w:color w:val="auto"/>
          <w:szCs w:val="21"/>
        </w:rPr>
      </w:pPr>
      <w:r>
        <w:rPr>
          <w:rFonts w:hint="eastAsia" w:ascii="宋体" w:hAnsi="宋体"/>
          <w:color w:val="auto"/>
          <w:szCs w:val="20"/>
        </w:rPr>
        <w:t xml:space="preserve">6.3.3 </w:t>
      </w:r>
      <w:r>
        <w:rPr>
          <w:rFonts w:hint="eastAsia" w:ascii="宋体" w:hAnsi="宋体"/>
          <w:color w:val="auto"/>
          <w:szCs w:val="21"/>
        </w:rPr>
        <w:t>型式检验样品应从出厂检验合格的产品中随机抽取，抽样基数不少于3台，抽样数量不少于1～2台。</w:t>
      </w:r>
    </w:p>
    <w:p w14:paraId="59C97DB1">
      <w:pPr>
        <w:pStyle w:val="44"/>
        <w:tabs>
          <w:tab w:val="left" w:pos="369"/>
          <w:tab w:val="left" w:pos="993"/>
          <w:tab w:val="left" w:pos="1134"/>
          <w:tab w:val="clear" w:pos="567"/>
        </w:tabs>
        <w:spacing w:before="0" w:after="0"/>
        <w:ind w:left="0" w:firstLine="0"/>
        <w:rPr>
          <w:color w:val="auto"/>
          <w:szCs w:val="21"/>
        </w:rPr>
      </w:pPr>
      <w:r>
        <w:rPr>
          <w:rFonts w:hint="eastAsia"/>
          <w:color w:val="auto"/>
        </w:rPr>
        <w:t xml:space="preserve">6.3.4 </w:t>
      </w:r>
      <w:r>
        <w:rPr>
          <w:rFonts w:hint="eastAsia"/>
          <w:color w:val="auto"/>
          <w:szCs w:val="21"/>
        </w:rPr>
        <w:t>型式检验判定规则：对A类项目，有1项不合格则判型式检验不合格。对B类项目，有1项不合格应加倍抽样重新检验，若仍有1项不合格则判型式检验不合格。对C类项目，有3项不合格，判型式检验不合格。</w:t>
      </w:r>
    </w:p>
    <w:p w14:paraId="57E7EF3D">
      <w:pPr>
        <w:pStyle w:val="44"/>
        <w:tabs>
          <w:tab w:val="left" w:pos="369"/>
          <w:tab w:val="left" w:pos="993"/>
          <w:tab w:val="left" w:pos="1134"/>
          <w:tab w:val="clear" w:pos="567"/>
        </w:tabs>
        <w:spacing w:before="0" w:after="0"/>
        <w:ind w:left="0" w:firstLine="0"/>
        <w:rPr>
          <w:color w:val="auto"/>
          <w:szCs w:val="21"/>
        </w:rPr>
      </w:pPr>
    </w:p>
    <w:p w14:paraId="18D023C3">
      <w:pPr>
        <w:pStyle w:val="44"/>
        <w:tabs>
          <w:tab w:val="left" w:pos="369"/>
          <w:tab w:val="left" w:pos="993"/>
          <w:tab w:val="left" w:pos="1134"/>
          <w:tab w:val="clear" w:pos="567"/>
        </w:tabs>
        <w:spacing w:before="0" w:after="0"/>
        <w:ind w:left="0" w:firstLine="0"/>
        <w:rPr>
          <w:color w:val="auto"/>
          <w:szCs w:val="21"/>
        </w:rPr>
      </w:pPr>
    </w:p>
    <w:p w14:paraId="1018F65A">
      <w:pPr>
        <w:pStyle w:val="44"/>
        <w:tabs>
          <w:tab w:val="left" w:pos="369"/>
          <w:tab w:val="left" w:pos="993"/>
          <w:tab w:val="left" w:pos="1134"/>
          <w:tab w:val="clear" w:pos="567"/>
        </w:tabs>
        <w:spacing w:before="0" w:after="0"/>
        <w:ind w:left="0" w:firstLine="0"/>
        <w:rPr>
          <w:color w:val="auto"/>
          <w:szCs w:val="21"/>
        </w:rPr>
      </w:pPr>
    </w:p>
    <w:p w14:paraId="72DF7B7E">
      <w:pPr>
        <w:pStyle w:val="44"/>
        <w:tabs>
          <w:tab w:val="left" w:pos="369"/>
          <w:tab w:val="left" w:pos="993"/>
          <w:tab w:val="left" w:pos="1134"/>
          <w:tab w:val="clear" w:pos="567"/>
        </w:tabs>
        <w:spacing w:before="0" w:after="0"/>
        <w:ind w:left="0" w:firstLine="0"/>
        <w:rPr>
          <w:color w:val="auto"/>
          <w:szCs w:val="21"/>
        </w:rPr>
      </w:pPr>
    </w:p>
    <w:p w14:paraId="0A404C1B">
      <w:pPr>
        <w:spacing w:before="156" w:beforeLines="50" w:after="156" w:afterLines="50"/>
        <w:jc w:val="center"/>
        <w:rPr>
          <w:rFonts w:hint="eastAsia" w:ascii="黑体" w:hAnsi="宋体" w:eastAsia="黑体"/>
          <w:color w:val="auto"/>
          <w:szCs w:val="21"/>
        </w:rPr>
      </w:pPr>
      <w:r>
        <w:rPr>
          <w:rFonts w:hint="eastAsia" w:ascii="黑体" w:hAnsi="宋体" w:eastAsia="黑体"/>
          <w:color w:val="auto"/>
          <w:szCs w:val="21"/>
        </w:rPr>
        <w:t>表3</w:t>
      </w:r>
    </w:p>
    <w:tbl>
      <w:tblPr>
        <w:tblStyle w:val="1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09"/>
        <w:gridCol w:w="2552"/>
        <w:gridCol w:w="1134"/>
        <w:gridCol w:w="1134"/>
        <w:gridCol w:w="1088"/>
        <w:gridCol w:w="938"/>
        <w:gridCol w:w="902"/>
      </w:tblGrid>
      <w:tr w14:paraId="3F0D49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05999018">
            <w:pPr>
              <w:jc w:val="center"/>
              <w:rPr>
                <w:rFonts w:ascii="宋体" w:hAnsi="宋体"/>
                <w:color w:val="auto"/>
                <w:sz w:val="18"/>
                <w:szCs w:val="18"/>
              </w:rPr>
            </w:pPr>
            <w:r>
              <w:rPr>
                <w:rFonts w:ascii="宋体" w:hAnsi="宋体"/>
                <w:color w:val="auto"/>
                <w:sz w:val="18"/>
                <w:szCs w:val="18"/>
              </w:rPr>
              <w:t>序号</w:t>
            </w:r>
          </w:p>
        </w:tc>
        <w:tc>
          <w:tcPr>
            <w:tcW w:w="2552" w:type="dxa"/>
            <w:noWrap w:val="0"/>
            <w:vAlign w:val="center"/>
          </w:tcPr>
          <w:p w14:paraId="466562BF">
            <w:pPr>
              <w:jc w:val="center"/>
              <w:rPr>
                <w:rFonts w:ascii="宋体" w:hAnsi="宋体"/>
                <w:color w:val="auto"/>
                <w:sz w:val="18"/>
                <w:szCs w:val="18"/>
              </w:rPr>
            </w:pPr>
            <w:r>
              <w:rPr>
                <w:rFonts w:ascii="宋体" w:hAnsi="宋体"/>
                <w:color w:val="auto"/>
                <w:sz w:val="18"/>
                <w:szCs w:val="18"/>
              </w:rPr>
              <w:t>检验项目</w:t>
            </w:r>
          </w:p>
        </w:tc>
        <w:tc>
          <w:tcPr>
            <w:tcW w:w="1134" w:type="dxa"/>
            <w:tcBorders>
              <w:right w:val="single" w:color="auto" w:sz="4" w:space="0"/>
            </w:tcBorders>
            <w:noWrap w:val="0"/>
            <w:vAlign w:val="center"/>
          </w:tcPr>
          <w:p w14:paraId="43365661">
            <w:pPr>
              <w:jc w:val="center"/>
              <w:rPr>
                <w:rFonts w:ascii="宋体" w:hAnsi="宋体"/>
                <w:color w:val="auto"/>
                <w:sz w:val="18"/>
                <w:szCs w:val="18"/>
              </w:rPr>
            </w:pPr>
            <w:r>
              <w:rPr>
                <w:rFonts w:ascii="宋体" w:hAnsi="宋体"/>
                <w:color w:val="auto"/>
                <w:sz w:val="18"/>
                <w:szCs w:val="18"/>
              </w:rPr>
              <w:t>质量类别</w:t>
            </w:r>
          </w:p>
        </w:tc>
        <w:tc>
          <w:tcPr>
            <w:tcW w:w="1134" w:type="dxa"/>
            <w:tcBorders>
              <w:left w:val="single" w:color="auto" w:sz="4" w:space="0"/>
            </w:tcBorders>
            <w:noWrap w:val="0"/>
            <w:vAlign w:val="center"/>
          </w:tcPr>
          <w:p w14:paraId="3569E677">
            <w:pPr>
              <w:jc w:val="center"/>
              <w:rPr>
                <w:rFonts w:ascii="宋体" w:hAnsi="宋体"/>
                <w:color w:val="auto"/>
                <w:sz w:val="18"/>
                <w:szCs w:val="18"/>
              </w:rPr>
            </w:pPr>
            <w:r>
              <w:rPr>
                <w:rFonts w:ascii="宋体" w:hAnsi="宋体"/>
                <w:color w:val="auto"/>
                <w:sz w:val="18"/>
                <w:szCs w:val="18"/>
              </w:rPr>
              <w:t>试验要求</w:t>
            </w:r>
          </w:p>
        </w:tc>
        <w:tc>
          <w:tcPr>
            <w:tcW w:w="1088" w:type="dxa"/>
            <w:noWrap w:val="0"/>
            <w:vAlign w:val="center"/>
          </w:tcPr>
          <w:p w14:paraId="632A0316">
            <w:pPr>
              <w:jc w:val="center"/>
              <w:rPr>
                <w:rFonts w:ascii="宋体" w:hAnsi="宋体"/>
                <w:color w:val="auto"/>
                <w:sz w:val="18"/>
                <w:szCs w:val="18"/>
              </w:rPr>
            </w:pPr>
            <w:r>
              <w:rPr>
                <w:rFonts w:ascii="宋体" w:hAnsi="宋体"/>
                <w:color w:val="auto"/>
                <w:sz w:val="18"/>
                <w:szCs w:val="18"/>
              </w:rPr>
              <w:t>试验方法</w:t>
            </w:r>
          </w:p>
        </w:tc>
        <w:tc>
          <w:tcPr>
            <w:tcW w:w="938" w:type="dxa"/>
            <w:noWrap w:val="0"/>
            <w:vAlign w:val="center"/>
          </w:tcPr>
          <w:p w14:paraId="7990486A">
            <w:pPr>
              <w:jc w:val="center"/>
              <w:rPr>
                <w:rFonts w:ascii="宋体" w:hAnsi="宋体"/>
                <w:color w:val="auto"/>
                <w:sz w:val="18"/>
                <w:szCs w:val="18"/>
              </w:rPr>
            </w:pPr>
            <w:r>
              <w:rPr>
                <w:rFonts w:ascii="宋体" w:hAnsi="宋体"/>
                <w:color w:val="auto"/>
                <w:sz w:val="18"/>
                <w:szCs w:val="18"/>
              </w:rPr>
              <w:t>出厂检验</w:t>
            </w:r>
          </w:p>
        </w:tc>
        <w:tc>
          <w:tcPr>
            <w:tcW w:w="902" w:type="dxa"/>
            <w:noWrap w:val="0"/>
            <w:vAlign w:val="center"/>
          </w:tcPr>
          <w:p w14:paraId="0ACDC689">
            <w:pPr>
              <w:jc w:val="center"/>
              <w:rPr>
                <w:rFonts w:ascii="宋体" w:hAnsi="宋体"/>
                <w:color w:val="auto"/>
                <w:sz w:val="18"/>
                <w:szCs w:val="18"/>
              </w:rPr>
            </w:pPr>
            <w:r>
              <w:rPr>
                <w:rFonts w:ascii="宋体" w:hAnsi="宋体"/>
                <w:color w:val="auto"/>
                <w:sz w:val="18"/>
                <w:szCs w:val="18"/>
              </w:rPr>
              <w:t>型式试验</w:t>
            </w:r>
          </w:p>
        </w:tc>
      </w:tr>
      <w:tr w14:paraId="12166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26B86E92">
            <w:pPr>
              <w:widowControl/>
              <w:jc w:val="center"/>
              <w:textAlignment w:val="center"/>
              <w:rPr>
                <w:rFonts w:ascii="宋体" w:hAnsi="宋体"/>
                <w:color w:val="auto"/>
                <w:sz w:val="18"/>
                <w:szCs w:val="18"/>
              </w:rPr>
            </w:pPr>
            <w:r>
              <w:rPr>
                <w:rFonts w:ascii="宋体" w:hAnsi="宋体" w:cs="宋体"/>
                <w:color w:val="auto"/>
                <w:kern w:val="0"/>
                <w:sz w:val="18"/>
                <w:szCs w:val="18"/>
                <w:lang w:bidi="ar"/>
              </w:rPr>
              <w:t>1</w:t>
            </w:r>
          </w:p>
        </w:tc>
        <w:tc>
          <w:tcPr>
            <w:tcW w:w="2552" w:type="dxa"/>
            <w:noWrap w:val="0"/>
            <w:vAlign w:val="center"/>
          </w:tcPr>
          <w:p w14:paraId="7869796B">
            <w:pPr>
              <w:jc w:val="center"/>
              <w:rPr>
                <w:rFonts w:ascii="宋体" w:hAnsi="宋体"/>
                <w:color w:val="auto"/>
                <w:sz w:val="18"/>
                <w:szCs w:val="18"/>
              </w:rPr>
            </w:pPr>
            <w:r>
              <w:rPr>
                <w:rFonts w:ascii="宋体" w:hAnsi="宋体"/>
                <w:color w:val="auto"/>
                <w:sz w:val="18"/>
                <w:szCs w:val="18"/>
              </w:rPr>
              <w:t>电气性能</w:t>
            </w:r>
          </w:p>
        </w:tc>
        <w:tc>
          <w:tcPr>
            <w:tcW w:w="1134" w:type="dxa"/>
            <w:tcBorders>
              <w:right w:val="single" w:color="auto" w:sz="4" w:space="0"/>
            </w:tcBorders>
            <w:noWrap w:val="0"/>
            <w:vAlign w:val="center"/>
          </w:tcPr>
          <w:p w14:paraId="7F722B72">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4803DBCC">
            <w:pPr>
              <w:jc w:val="center"/>
              <w:rPr>
                <w:rFonts w:ascii="宋体" w:hAnsi="宋体"/>
                <w:color w:val="auto"/>
                <w:sz w:val="18"/>
                <w:szCs w:val="18"/>
              </w:rPr>
            </w:pPr>
            <w:r>
              <w:rPr>
                <w:rFonts w:ascii="宋体" w:hAnsi="宋体"/>
                <w:color w:val="auto"/>
                <w:sz w:val="18"/>
                <w:szCs w:val="18"/>
              </w:rPr>
              <w:t>4.3</w:t>
            </w:r>
          </w:p>
        </w:tc>
        <w:tc>
          <w:tcPr>
            <w:tcW w:w="1088" w:type="dxa"/>
            <w:noWrap w:val="0"/>
            <w:vAlign w:val="center"/>
          </w:tcPr>
          <w:p w14:paraId="0765F7C4">
            <w:pPr>
              <w:jc w:val="center"/>
              <w:rPr>
                <w:rFonts w:ascii="宋体" w:hAnsi="宋体"/>
                <w:color w:val="auto"/>
                <w:sz w:val="18"/>
                <w:szCs w:val="18"/>
              </w:rPr>
            </w:pPr>
            <w:r>
              <w:rPr>
                <w:rFonts w:ascii="宋体" w:hAnsi="宋体"/>
                <w:color w:val="auto"/>
                <w:sz w:val="18"/>
                <w:szCs w:val="18"/>
              </w:rPr>
              <w:t>5.2</w:t>
            </w:r>
          </w:p>
        </w:tc>
        <w:tc>
          <w:tcPr>
            <w:tcW w:w="938" w:type="dxa"/>
            <w:noWrap w:val="0"/>
            <w:vAlign w:val="center"/>
          </w:tcPr>
          <w:p w14:paraId="589B6D7A">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39AD3371">
            <w:pPr>
              <w:jc w:val="center"/>
              <w:rPr>
                <w:rFonts w:ascii="宋体" w:hAnsi="宋体"/>
                <w:color w:val="auto"/>
                <w:sz w:val="18"/>
                <w:szCs w:val="18"/>
              </w:rPr>
            </w:pPr>
            <w:r>
              <w:rPr>
                <w:rFonts w:ascii="宋体" w:hAnsi="宋体"/>
                <w:color w:val="auto"/>
                <w:sz w:val="18"/>
                <w:szCs w:val="18"/>
              </w:rPr>
              <w:t>○</w:t>
            </w:r>
          </w:p>
        </w:tc>
      </w:tr>
      <w:tr w14:paraId="4847C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05983039">
            <w:pPr>
              <w:widowControl/>
              <w:jc w:val="center"/>
              <w:textAlignment w:val="center"/>
              <w:rPr>
                <w:rFonts w:ascii="宋体" w:hAnsi="宋体"/>
                <w:color w:val="auto"/>
                <w:sz w:val="18"/>
                <w:szCs w:val="18"/>
              </w:rPr>
            </w:pPr>
            <w:r>
              <w:rPr>
                <w:rFonts w:ascii="宋体" w:hAnsi="宋体" w:cs="宋体"/>
                <w:color w:val="auto"/>
                <w:kern w:val="0"/>
                <w:sz w:val="18"/>
                <w:szCs w:val="18"/>
                <w:lang w:bidi="ar"/>
              </w:rPr>
              <w:t>2</w:t>
            </w:r>
          </w:p>
        </w:tc>
        <w:tc>
          <w:tcPr>
            <w:tcW w:w="2552" w:type="dxa"/>
            <w:noWrap w:val="0"/>
            <w:vAlign w:val="center"/>
          </w:tcPr>
          <w:p w14:paraId="0F335FDA">
            <w:pPr>
              <w:jc w:val="center"/>
              <w:rPr>
                <w:rFonts w:ascii="宋体" w:hAnsi="宋体"/>
                <w:color w:val="auto"/>
                <w:sz w:val="18"/>
                <w:szCs w:val="18"/>
              </w:rPr>
            </w:pPr>
            <w:r>
              <w:rPr>
                <w:rFonts w:ascii="宋体" w:hAnsi="宋体"/>
                <w:color w:val="auto"/>
                <w:sz w:val="18"/>
                <w:szCs w:val="18"/>
              </w:rPr>
              <w:t>电源波动能力试验</w:t>
            </w:r>
          </w:p>
        </w:tc>
        <w:tc>
          <w:tcPr>
            <w:tcW w:w="1134" w:type="dxa"/>
            <w:tcBorders>
              <w:right w:val="single" w:color="auto" w:sz="4" w:space="0"/>
            </w:tcBorders>
            <w:noWrap w:val="0"/>
            <w:vAlign w:val="center"/>
          </w:tcPr>
          <w:p w14:paraId="3F59DB12">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604DF4ED">
            <w:pPr>
              <w:jc w:val="center"/>
              <w:rPr>
                <w:rFonts w:ascii="宋体" w:hAnsi="宋体"/>
                <w:color w:val="auto"/>
                <w:sz w:val="18"/>
                <w:szCs w:val="18"/>
              </w:rPr>
            </w:pPr>
            <w:r>
              <w:rPr>
                <w:rFonts w:ascii="宋体" w:hAnsi="宋体"/>
                <w:color w:val="auto"/>
                <w:sz w:val="18"/>
                <w:szCs w:val="18"/>
              </w:rPr>
              <w:t>4.4</w:t>
            </w:r>
          </w:p>
        </w:tc>
        <w:tc>
          <w:tcPr>
            <w:tcW w:w="1088" w:type="dxa"/>
            <w:noWrap w:val="0"/>
            <w:vAlign w:val="center"/>
          </w:tcPr>
          <w:p w14:paraId="07BEE928">
            <w:pPr>
              <w:jc w:val="center"/>
              <w:rPr>
                <w:rFonts w:ascii="宋体" w:hAnsi="宋体"/>
                <w:color w:val="auto"/>
                <w:sz w:val="18"/>
                <w:szCs w:val="18"/>
              </w:rPr>
            </w:pPr>
            <w:r>
              <w:rPr>
                <w:rFonts w:ascii="宋体" w:hAnsi="宋体"/>
                <w:color w:val="auto"/>
                <w:sz w:val="18"/>
                <w:szCs w:val="18"/>
              </w:rPr>
              <w:t>5.3</w:t>
            </w:r>
          </w:p>
        </w:tc>
        <w:tc>
          <w:tcPr>
            <w:tcW w:w="938" w:type="dxa"/>
            <w:noWrap w:val="0"/>
            <w:vAlign w:val="center"/>
          </w:tcPr>
          <w:p w14:paraId="4CDF9D53">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4FD749A2">
            <w:pPr>
              <w:jc w:val="center"/>
              <w:rPr>
                <w:rFonts w:ascii="宋体" w:hAnsi="宋体"/>
                <w:color w:val="auto"/>
                <w:sz w:val="18"/>
                <w:szCs w:val="18"/>
              </w:rPr>
            </w:pPr>
            <w:r>
              <w:rPr>
                <w:rFonts w:ascii="宋体" w:hAnsi="宋体"/>
                <w:color w:val="auto"/>
                <w:sz w:val="18"/>
                <w:szCs w:val="18"/>
              </w:rPr>
              <w:t>○</w:t>
            </w:r>
          </w:p>
        </w:tc>
      </w:tr>
      <w:tr w14:paraId="67EFE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35C05847">
            <w:pPr>
              <w:widowControl/>
              <w:jc w:val="center"/>
              <w:textAlignment w:val="center"/>
              <w:rPr>
                <w:rFonts w:ascii="宋体" w:hAnsi="宋体"/>
                <w:color w:val="auto"/>
                <w:sz w:val="18"/>
                <w:szCs w:val="18"/>
              </w:rPr>
            </w:pPr>
            <w:r>
              <w:rPr>
                <w:rFonts w:ascii="宋体" w:hAnsi="宋体" w:cs="宋体"/>
                <w:color w:val="auto"/>
                <w:kern w:val="0"/>
                <w:sz w:val="18"/>
                <w:szCs w:val="18"/>
                <w:lang w:bidi="ar"/>
              </w:rPr>
              <w:t>3</w:t>
            </w:r>
          </w:p>
        </w:tc>
        <w:tc>
          <w:tcPr>
            <w:tcW w:w="2552" w:type="dxa"/>
            <w:noWrap w:val="0"/>
            <w:vAlign w:val="center"/>
          </w:tcPr>
          <w:p w14:paraId="09BCCB0F">
            <w:pPr>
              <w:jc w:val="center"/>
              <w:rPr>
                <w:rFonts w:ascii="宋体" w:hAnsi="宋体"/>
                <w:color w:val="auto"/>
                <w:sz w:val="18"/>
                <w:szCs w:val="18"/>
              </w:rPr>
            </w:pPr>
            <w:r>
              <w:rPr>
                <w:rFonts w:ascii="宋体" w:hAnsi="宋体"/>
                <w:color w:val="auto"/>
                <w:sz w:val="18"/>
                <w:szCs w:val="18"/>
              </w:rPr>
              <w:t>外观检查</w:t>
            </w:r>
          </w:p>
        </w:tc>
        <w:tc>
          <w:tcPr>
            <w:tcW w:w="1134" w:type="dxa"/>
            <w:tcBorders>
              <w:right w:val="single" w:color="auto" w:sz="4" w:space="0"/>
            </w:tcBorders>
            <w:noWrap w:val="0"/>
            <w:vAlign w:val="center"/>
          </w:tcPr>
          <w:p w14:paraId="63DD2E15">
            <w:pPr>
              <w:jc w:val="center"/>
              <w:rPr>
                <w:rFonts w:ascii="宋体" w:hAnsi="宋体"/>
                <w:color w:val="auto"/>
                <w:sz w:val="18"/>
                <w:szCs w:val="18"/>
              </w:rPr>
            </w:pPr>
            <w:r>
              <w:rPr>
                <w:rFonts w:ascii="宋体" w:hAnsi="宋体"/>
                <w:color w:val="auto"/>
                <w:sz w:val="18"/>
                <w:szCs w:val="18"/>
              </w:rPr>
              <w:t>C</w:t>
            </w:r>
          </w:p>
        </w:tc>
        <w:tc>
          <w:tcPr>
            <w:tcW w:w="1134" w:type="dxa"/>
            <w:tcBorders>
              <w:left w:val="single" w:color="auto" w:sz="4" w:space="0"/>
            </w:tcBorders>
            <w:noWrap w:val="0"/>
            <w:vAlign w:val="center"/>
          </w:tcPr>
          <w:p w14:paraId="07215599">
            <w:pPr>
              <w:jc w:val="center"/>
              <w:rPr>
                <w:rFonts w:ascii="宋体" w:hAnsi="宋体"/>
                <w:color w:val="auto"/>
                <w:sz w:val="18"/>
                <w:szCs w:val="18"/>
              </w:rPr>
            </w:pPr>
            <w:r>
              <w:rPr>
                <w:rFonts w:ascii="宋体" w:hAnsi="宋体"/>
                <w:color w:val="auto"/>
                <w:sz w:val="18"/>
                <w:szCs w:val="18"/>
              </w:rPr>
              <w:t>4.5</w:t>
            </w:r>
          </w:p>
        </w:tc>
        <w:tc>
          <w:tcPr>
            <w:tcW w:w="1088" w:type="dxa"/>
            <w:noWrap w:val="0"/>
            <w:vAlign w:val="center"/>
          </w:tcPr>
          <w:p w14:paraId="31E04C38">
            <w:pPr>
              <w:jc w:val="center"/>
              <w:rPr>
                <w:rFonts w:ascii="宋体" w:hAnsi="宋体"/>
                <w:color w:val="auto"/>
                <w:sz w:val="18"/>
                <w:szCs w:val="18"/>
              </w:rPr>
            </w:pPr>
            <w:r>
              <w:rPr>
                <w:rFonts w:ascii="宋体" w:hAnsi="宋体"/>
                <w:color w:val="auto"/>
                <w:sz w:val="18"/>
                <w:szCs w:val="18"/>
              </w:rPr>
              <w:t>5.4</w:t>
            </w:r>
          </w:p>
        </w:tc>
        <w:tc>
          <w:tcPr>
            <w:tcW w:w="938" w:type="dxa"/>
            <w:noWrap w:val="0"/>
            <w:vAlign w:val="center"/>
          </w:tcPr>
          <w:p w14:paraId="48772D4E">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322B6B64">
            <w:pPr>
              <w:jc w:val="center"/>
              <w:rPr>
                <w:rFonts w:ascii="宋体" w:hAnsi="宋体"/>
                <w:color w:val="auto"/>
                <w:sz w:val="18"/>
                <w:szCs w:val="18"/>
              </w:rPr>
            </w:pPr>
            <w:r>
              <w:rPr>
                <w:rFonts w:ascii="宋体" w:hAnsi="宋体"/>
                <w:color w:val="auto"/>
                <w:sz w:val="18"/>
                <w:szCs w:val="18"/>
              </w:rPr>
              <w:t>○</w:t>
            </w:r>
          </w:p>
        </w:tc>
      </w:tr>
      <w:tr w14:paraId="680DA0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1E51613D">
            <w:pPr>
              <w:widowControl/>
              <w:jc w:val="center"/>
              <w:textAlignment w:val="center"/>
              <w:rPr>
                <w:rFonts w:ascii="宋体" w:hAnsi="宋体"/>
                <w:color w:val="auto"/>
                <w:sz w:val="18"/>
                <w:szCs w:val="18"/>
              </w:rPr>
            </w:pPr>
            <w:r>
              <w:rPr>
                <w:rFonts w:ascii="宋体" w:hAnsi="宋体" w:cs="宋体"/>
                <w:color w:val="auto"/>
                <w:kern w:val="0"/>
                <w:sz w:val="18"/>
                <w:szCs w:val="18"/>
                <w:lang w:bidi="ar"/>
              </w:rPr>
              <w:t>4</w:t>
            </w:r>
          </w:p>
        </w:tc>
        <w:tc>
          <w:tcPr>
            <w:tcW w:w="2552" w:type="dxa"/>
            <w:noWrap w:val="0"/>
            <w:vAlign w:val="center"/>
          </w:tcPr>
          <w:p w14:paraId="26C50295">
            <w:pPr>
              <w:jc w:val="center"/>
              <w:rPr>
                <w:rFonts w:ascii="宋体" w:hAnsi="宋体"/>
                <w:color w:val="auto"/>
                <w:sz w:val="18"/>
                <w:szCs w:val="18"/>
              </w:rPr>
            </w:pPr>
            <w:r>
              <w:rPr>
                <w:rFonts w:ascii="宋体" w:hAnsi="宋体"/>
                <w:color w:val="auto"/>
                <w:sz w:val="18"/>
                <w:szCs w:val="18"/>
              </w:rPr>
              <w:t>结构检查</w:t>
            </w:r>
          </w:p>
        </w:tc>
        <w:tc>
          <w:tcPr>
            <w:tcW w:w="1134" w:type="dxa"/>
            <w:tcBorders>
              <w:right w:val="single" w:color="auto" w:sz="4" w:space="0"/>
            </w:tcBorders>
            <w:noWrap w:val="0"/>
            <w:vAlign w:val="center"/>
          </w:tcPr>
          <w:p w14:paraId="65A85847">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7F2B407D">
            <w:pPr>
              <w:jc w:val="center"/>
              <w:rPr>
                <w:rFonts w:ascii="宋体" w:hAnsi="宋体"/>
                <w:color w:val="auto"/>
                <w:sz w:val="18"/>
                <w:szCs w:val="18"/>
              </w:rPr>
            </w:pPr>
            <w:r>
              <w:rPr>
                <w:rFonts w:ascii="宋体" w:hAnsi="宋体"/>
                <w:color w:val="auto"/>
                <w:sz w:val="18"/>
                <w:szCs w:val="18"/>
              </w:rPr>
              <w:t>4.6</w:t>
            </w:r>
          </w:p>
        </w:tc>
        <w:tc>
          <w:tcPr>
            <w:tcW w:w="1088" w:type="dxa"/>
            <w:noWrap w:val="0"/>
            <w:vAlign w:val="center"/>
          </w:tcPr>
          <w:p w14:paraId="661F46F6">
            <w:pPr>
              <w:jc w:val="center"/>
              <w:rPr>
                <w:rFonts w:ascii="宋体" w:hAnsi="宋体"/>
                <w:color w:val="auto"/>
                <w:sz w:val="18"/>
                <w:szCs w:val="18"/>
              </w:rPr>
            </w:pPr>
            <w:r>
              <w:rPr>
                <w:rFonts w:ascii="宋体" w:hAnsi="宋体"/>
                <w:color w:val="auto"/>
                <w:sz w:val="18"/>
                <w:szCs w:val="18"/>
              </w:rPr>
              <w:t>5.5</w:t>
            </w:r>
          </w:p>
        </w:tc>
        <w:tc>
          <w:tcPr>
            <w:tcW w:w="938" w:type="dxa"/>
            <w:noWrap w:val="0"/>
            <w:vAlign w:val="center"/>
          </w:tcPr>
          <w:p w14:paraId="503B65D0">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675D36D4">
            <w:pPr>
              <w:jc w:val="center"/>
              <w:rPr>
                <w:rFonts w:ascii="宋体" w:hAnsi="宋体"/>
                <w:color w:val="auto"/>
                <w:sz w:val="18"/>
                <w:szCs w:val="18"/>
              </w:rPr>
            </w:pPr>
            <w:r>
              <w:rPr>
                <w:rFonts w:ascii="宋体" w:hAnsi="宋体"/>
                <w:color w:val="auto"/>
                <w:sz w:val="18"/>
                <w:szCs w:val="18"/>
              </w:rPr>
              <w:t>○</w:t>
            </w:r>
          </w:p>
        </w:tc>
      </w:tr>
      <w:tr w14:paraId="311477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4458A55D">
            <w:pPr>
              <w:widowControl/>
              <w:jc w:val="center"/>
              <w:textAlignment w:val="center"/>
              <w:rPr>
                <w:rFonts w:ascii="宋体" w:hAnsi="宋体"/>
                <w:color w:val="auto"/>
                <w:sz w:val="18"/>
                <w:szCs w:val="18"/>
              </w:rPr>
            </w:pPr>
            <w:r>
              <w:rPr>
                <w:rFonts w:ascii="宋体" w:hAnsi="宋体" w:cs="宋体"/>
                <w:color w:val="auto"/>
                <w:kern w:val="0"/>
                <w:sz w:val="18"/>
                <w:szCs w:val="18"/>
                <w:lang w:bidi="ar"/>
              </w:rPr>
              <w:t>5</w:t>
            </w:r>
          </w:p>
        </w:tc>
        <w:tc>
          <w:tcPr>
            <w:tcW w:w="2552" w:type="dxa"/>
            <w:noWrap w:val="0"/>
            <w:vAlign w:val="center"/>
          </w:tcPr>
          <w:p w14:paraId="4267C774">
            <w:pPr>
              <w:jc w:val="center"/>
              <w:rPr>
                <w:rFonts w:ascii="宋体" w:hAnsi="宋体"/>
                <w:color w:val="auto"/>
                <w:sz w:val="18"/>
                <w:szCs w:val="18"/>
              </w:rPr>
            </w:pPr>
            <w:r>
              <w:rPr>
                <w:rFonts w:ascii="宋体" w:hAnsi="宋体"/>
                <w:color w:val="auto"/>
                <w:sz w:val="18"/>
                <w:szCs w:val="18"/>
              </w:rPr>
              <w:t>绝缘电阻测量</w:t>
            </w:r>
          </w:p>
        </w:tc>
        <w:tc>
          <w:tcPr>
            <w:tcW w:w="1134" w:type="dxa"/>
            <w:tcBorders>
              <w:right w:val="single" w:color="auto" w:sz="4" w:space="0"/>
            </w:tcBorders>
            <w:noWrap w:val="0"/>
            <w:vAlign w:val="center"/>
          </w:tcPr>
          <w:p w14:paraId="6D1AC5E5">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16E2943C">
            <w:pPr>
              <w:jc w:val="center"/>
              <w:rPr>
                <w:rFonts w:ascii="宋体" w:hAnsi="宋体"/>
                <w:color w:val="auto"/>
                <w:sz w:val="18"/>
                <w:szCs w:val="18"/>
              </w:rPr>
            </w:pPr>
            <w:r>
              <w:rPr>
                <w:rFonts w:ascii="宋体" w:hAnsi="宋体"/>
                <w:color w:val="auto"/>
                <w:sz w:val="18"/>
                <w:szCs w:val="18"/>
              </w:rPr>
              <w:t>4.7.1</w:t>
            </w:r>
          </w:p>
        </w:tc>
        <w:tc>
          <w:tcPr>
            <w:tcW w:w="1088" w:type="dxa"/>
            <w:noWrap w:val="0"/>
            <w:vAlign w:val="center"/>
          </w:tcPr>
          <w:p w14:paraId="1B6F0F13">
            <w:pPr>
              <w:jc w:val="center"/>
              <w:rPr>
                <w:rFonts w:ascii="宋体" w:hAnsi="宋体"/>
                <w:color w:val="auto"/>
                <w:sz w:val="18"/>
                <w:szCs w:val="18"/>
              </w:rPr>
            </w:pPr>
            <w:r>
              <w:rPr>
                <w:rFonts w:ascii="宋体" w:hAnsi="宋体"/>
                <w:color w:val="auto"/>
                <w:sz w:val="18"/>
                <w:szCs w:val="18"/>
              </w:rPr>
              <w:t>5.6</w:t>
            </w:r>
          </w:p>
        </w:tc>
        <w:tc>
          <w:tcPr>
            <w:tcW w:w="938" w:type="dxa"/>
            <w:noWrap w:val="0"/>
            <w:vAlign w:val="center"/>
          </w:tcPr>
          <w:p w14:paraId="2A233283">
            <w:pPr>
              <w:jc w:val="center"/>
              <w:rPr>
                <w:rFonts w:ascii="宋体" w:hAnsi="宋体"/>
                <w:color w:val="auto"/>
                <w:kern w:val="0"/>
                <w:sz w:val="18"/>
                <w:szCs w:val="18"/>
              </w:rPr>
            </w:pPr>
            <w:r>
              <w:rPr>
                <w:rFonts w:ascii="宋体" w:hAnsi="宋体"/>
                <w:color w:val="auto"/>
                <w:sz w:val="18"/>
                <w:szCs w:val="18"/>
              </w:rPr>
              <w:t>Δ</w:t>
            </w:r>
          </w:p>
        </w:tc>
        <w:tc>
          <w:tcPr>
            <w:tcW w:w="902" w:type="dxa"/>
            <w:noWrap w:val="0"/>
            <w:vAlign w:val="center"/>
          </w:tcPr>
          <w:p w14:paraId="6D9C3715">
            <w:pPr>
              <w:jc w:val="center"/>
              <w:rPr>
                <w:rFonts w:ascii="宋体" w:hAnsi="宋体"/>
                <w:color w:val="auto"/>
                <w:kern w:val="0"/>
                <w:sz w:val="18"/>
                <w:szCs w:val="18"/>
              </w:rPr>
            </w:pPr>
            <w:r>
              <w:rPr>
                <w:rFonts w:ascii="宋体" w:hAnsi="宋体"/>
                <w:color w:val="auto"/>
                <w:sz w:val="18"/>
                <w:szCs w:val="18"/>
              </w:rPr>
              <w:t>○</w:t>
            </w:r>
          </w:p>
        </w:tc>
      </w:tr>
      <w:tr w14:paraId="385C10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53F1396A">
            <w:pPr>
              <w:widowControl/>
              <w:jc w:val="center"/>
              <w:textAlignment w:val="center"/>
              <w:rPr>
                <w:rFonts w:ascii="宋体" w:hAnsi="宋体"/>
                <w:color w:val="auto"/>
                <w:sz w:val="18"/>
                <w:szCs w:val="18"/>
              </w:rPr>
            </w:pPr>
            <w:r>
              <w:rPr>
                <w:rFonts w:ascii="宋体" w:hAnsi="宋体" w:cs="宋体"/>
                <w:color w:val="auto"/>
                <w:kern w:val="0"/>
                <w:sz w:val="18"/>
                <w:szCs w:val="18"/>
                <w:lang w:bidi="ar"/>
              </w:rPr>
              <w:t>6</w:t>
            </w:r>
          </w:p>
        </w:tc>
        <w:tc>
          <w:tcPr>
            <w:tcW w:w="2552" w:type="dxa"/>
            <w:noWrap w:val="0"/>
            <w:vAlign w:val="center"/>
          </w:tcPr>
          <w:p w14:paraId="76C0FDA5">
            <w:pPr>
              <w:jc w:val="center"/>
              <w:rPr>
                <w:rFonts w:ascii="宋体" w:hAnsi="宋体"/>
                <w:color w:val="auto"/>
                <w:sz w:val="18"/>
                <w:szCs w:val="18"/>
              </w:rPr>
            </w:pPr>
            <w:r>
              <w:rPr>
                <w:rFonts w:ascii="宋体" w:hAnsi="宋体"/>
                <w:color w:val="auto"/>
                <w:sz w:val="18"/>
                <w:szCs w:val="18"/>
              </w:rPr>
              <w:t>工频耐压试验</w:t>
            </w:r>
          </w:p>
        </w:tc>
        <w:tc>
          <w:tcPr>
            <w:tcW w:w="1134" w:type="dxa"/>
            <w:tcBorders>
              <w:right w:val="single" w:color="auto" w:sz="4" w:space="0"/>
            </w:tcBorders>
            <w:noWrap w:val="0"/>
            <w:vAlign w:val="center"/>
          </w:tcPr>
          <w:p w14:paraId="1130F580">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6FC8FFD7">
            <w:pPr>
              <w:jc w:val="center"/>
              <w:rPr>
                <w:rFonts w:ascii="宋体" w:hAnsi="宋体"/>
                <w:color w:val="auto"/>
                <w:sz w:val="18"/>
                <w:szCs w:val="18"/>
              </w:rPr>
            </w:pPr>
            <w:r>
              <w:rPr>
                <w:rFonts w:ascii="宋体" w:hAnsi="宋体"/>
                <w:color w:val="auto"/>
                <w:sz w:val="18"/>
                <w:szCs w:val="18"/>
              </w:rPr>
              <w:t>4.7.2</w:t>
            </w:r>
          </w:p>
        </w:tc>
        <w:tc>
          <w:tcPr>
            <w:tcW w:w="1088" w:type="dxa"/>
            <w:noWrap w:val="0"/>
            <w:vAlign w:val="center"/>
          </w:tcPr>
          <w:p w14:paraId="329CDBF4">
            <w:pPr>
              <w:jc w:val="center"/>
              <w:rPr>
                <w:rFonts w:ascii="宋体" w:hAnsi="宋体"/>
                <w:color w:val="auto"/>
                <w:sz w:val="18"/>
                <w:szCs w:val="18"/>
              </w:rPr>
            </w:pPr>
            <w:r>
              <w:rPr>
                <w:rFonts w:ascii="宋体" w:hAnsi="宋体"/>
                <w:color w:val="auto"/>
                <w:sz w:val="18"/>
                <w:szCs w:val="18"/>
              </w:rPr>
              <w:t>5.7</w:t>
            </w:r>
          </w:p>
        </w:tc>
        <w:tc>
          <w:tcPr>
            <w:tcW w:w="938" w:type="dxa"/>
            <w:noWrap w:val="0"/>
            <w:vAlign w:val="center"/>
          </w:tcPr>
          <w:p w14:paraId="56895854">
            <w:pPr>
              <w:jc w:val="center"/>
              <w:rPr>
                <w:rFonts w:ascii="宋体" w:hAnsi="宋体"/>
                <w:color w:val="auto"/>
                <w:sz w:val="18"/>
                <w:szCs w:val="18"/>
              </w:rPr>
            </w:pPr>
            <w:r>
              <w:rPr>
                <w:rFonts w:ascii="宋体" w:hAnsi="宋体"/>
                <w:color w:val="auto"/>
                <w:sz w:val="18"/>
                <w:szCs w:val="18"/>
              </w:rPr>
              <w:t>Δ</w:t>
            </w:r>
          </w:p>
        </w:tc>
        <w:tc>
          <w:tcPr>
            <w:tcW w:w="902" w:type="dxa"/>
            <w:noWrap w:val="0"/>
            <w:vAlign w:val="center"/>
          </w:tcPr>
          <w:p w14:paraId="48050D53">
            <w:pPr>
              <w:jc w:val="center"/>
              <w:rPr>
                <w:rFonts w:ascii="宋体" w:hAnsi="宋体"/>
                <w:color w:val="auto"/>
                <w:sz w:val="18"/>
                <w:szCs w:val="18"/>
              </w:rPr>
            </w:pPr>
            <w:r>
              <w:rPr>
                <w:rFonts w:ascii="宋体" w:hAnsi="宋体"/>
                <w:color w:val="auto"/>
                <w:sz w:val="18"/>
                <w:szCs w:val="18"/>
              </w:rPr>
              <w:t>○</w:t>
            </w:r>
          </w:p>
        </w:tc>
      </w:tr>
      <w:tr w14:paraId="667BDA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24A628C7">
            <w:pPr>
              <w:widowControl/>
              <w:jc w:val="center"/>
              <w:textAlignment w:val="center"/>
              <w:rPr>
                <w:rFonts w:ascii="宋体" w:hAnsi="宋体"/>
                <w:color w:val="auto"/>
                <w:sz w:val="18"/>
                <w:szCs w:val="18"/>
              </w:rPr>
            </w:pPr>
            <w:r>
              <w:rPr>
                <w:rFonts w:ascii="宋体" w:hAnsi="宋体" w:cs="宋体"/>
                <w:color w:val="auto"/>
                <w:kern w:val="0"/>
                <w:sz w:val="18"/>
                <w:szCs w:val="18"/>
                <w:lang w:bidi="ar"/>
              </w:rPr>
              <w:t>7</w:t>
            </w:r>
          </w:p>
        </w:tc>
        <w:tc>
          <w:tcPr>
            <w:tcW w:w="2552" w:type="dxa"/>
            <w:noWrap w:val="0"/>
            <w:vAlign w:val="center"/>
          </w:tcPr>
          <w:p w14:paraId="6D528C2F">
            <w:pPr>
              <w:jc w:val="center"/>
              <w:rPr>
                <w:rFonts w:ascii="宋体" w:hAnsi="宋体"/>
                <w:color w:val="auto"/>
                <w:sz w:val="18"/>
                <w:szCs w:val="18"/>
              </w:rPr>
            </w:pPr>
            <w:r>
              <w:rPr>
                <w:rFonts w:ascii="宋体" w:hAnsi="宋体"/>
                <w:color w:val="auto"/>
                <w:sz w:val="18"/>
                <w:szCs w:val="18"/>
              </w:rPr>
              <w:t>工作稳定性试验</w:t>
            </w:r>
          </w:p>
        </w:tc>
        <w:tc>
          <w:tcPr>
            <w:tcW w:w="1134" w:type="dxa"/>
            <w:tcBorders>
              <w:right w:val="single" w:color="auto" w:sz="4" w:space="0"/>
            </w:tcBorders>
            <w:noWrap w:val="0"/>
            <w:vAlign w:val="center"/>
          </w:tcPr>
          <w:p w14:paraId="6A75C546">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5FAF77DD">
            <w:pPr>
              <w:jc w:val="center"/>
              <w:rPr>
                <w:rFonts w:hint="default" w:ascii="宋体" w:hAnsi="宋体"/>
                <w:color w:val="auto"/>
                <w:sz w:val="18"/>
                <w:szCs w:val="18"/>
              </w:rPr>
            </w:pPr>
            <w:r>
              <w:rPr>
                <w:rFonts w:ascii="宋体" w:hAnsi="宋体"/>
                <w:color w:val="auto"/>
                <w:sz w:val="18"/>
                <w:szCs w:val="18"/>
              </w:rPr>
              <w:t>4.8</w:t>
            </w:r>
          </w:p>
        </w:tc>
        <w:tc>
          <w:tcPr>
            <w:tcW w:w="1088" w:type="dxa"/>
            <w:noWrap w:val="0"/>
            <w:vAlign w:val="center"/>
          </w:tcPr>
          <w:p w14:paraId="5AA8A9D4">
            <w:pPr>
              <w:jc w:val="center"/>
              <w:rPr>
                <w:rFonts w:ascii="宋体" w:hAnsi="宋体"/>
                <w:color w:val="auto"/>
                <w:sz w:val="18"/>
                <w:szCs w:val="18"/>
              </w:rPr>
            </w:pPr>
            <w:r>
              <w:rPr>
                <w:rFonts w:ascii="宋体" w:hAnsi="宋体"/>
                <w:color w:val="auto"/>
                <w:sz w:val="18"/>
                <w:szCs w:val="18"/>
              </w:rPr>
              <w:t>5.8</w:t>
            </w:r>
          </w:p>
        </w:tc>
        <w:tc>
          <w:tcPr>
            <w:tcW w:w="938" w:type="dxa"/>
            <w:noWrap w:val="0"/>
            <w:vAlign w:val="center"/>
          </w:tcPr>
          <w:p w14:paraId="770A10A9">
            <w:pPr>
              <w:jc w:val="center"/>
              <w:rPr>
                <w:rFonts w:ascii="宋体" w:hAnsi="宋体"/>
                <w:color w:val="auto"/>
                <w:kern w:val="0"/>
                <w:sz w:val="18"/>
                <w:szCs w:val="18"/>
              </w:rPr>
            </w:pPr>
            <w:r>
              <w:rPr>
                <w:rFonts w:ascii="宋体" w:hAnsi="宋体"/>
                <w:color w:val="auto"/>
                <w:sz w:val="18"/>
                <w:szCs w:val="18"/>
              </w:rPr>
              <w:t>—</w:t>
            </w:r>
          </w:p>
        </w:tc>
        <w:tc>
          <w:tcPr>
            <w:tcW w:w="902" w:type="dxa"/>
            <w:noWrap w:val="0"/>
            <w:vAlign w:val="center"/>
          </w:tcPr>
          <w:p w14:paraId="70D2362B">
            <w:pPr>
              <w:jc w:val="center"/>
              <w:rPr>
                <w:rFonts w:ascii="宋体" w:hAnsi="宋体"/>
                <w:color w:val="auto"/>
                <w:sz w:val="18"/>
                <w:szCs w:val="18"/>
              </w:rPr>
            </w:pPr>
            <w:r>
              <w:rPr>
                <w:rFonts w:ascii="宋体" w:hAnsi="宋体"/>
                <w:color w:val="auto"/>
                <w:sz w:val="18"/>
                <w:szCs w:val="18"/>
              </w:rPr>
              <w:t>○</w:t>
            </w:r>
          </w:p>
        </w:tc>
      </w:tr>
      <w:tr w14:paraId="6675B5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62715746">
            <w:pPr>
              <w:widowControl/>
              <w:jc w:val="center"/>
              <w:textAlignment w:val="center"/>
              <w:rPr>
                <w:rFonts w:ascii="宋体" w:hAnsi="宋体"/>
                <w:color w:val="auto"/>
                <w:sz w:val="18"/>
                <w:szCs w:val="18"/>
              </w:rPr>
            </w:pPr>
            <w:r>
              <w:rPr>
                <w:rFonts w:ascii="宋体" w:hAnsi="宋体" w:cs="宋体"/>
                <w:color w:val="auto"/>
                <w:kern w:val="0"/>
                <w:sz w:val="18"/>
                <w:szCs w:val="18"/>
                <w:lang w:bidi="ar"/>
              </w:rPr>
              <w:t>8</w:t>
            </w:r>
          </w:p>
        </w:tc>
        <w:tc>
          <w:tcPr>
            <w:tcW w:w="2552" w:type="dxa"/>
            <w:noWrap w:val="0"/>
            <w:vAlign w:val="center"/>
          </w:tcPr>
          <w:p w14:paraId="59DF0C72">
            <w:pPr>
              <w:jc w:val="center"/>
              <w:rPr>
                <w:rFonts w:ascii="宋体" w:hAnsi="宋体"/>
                <w:color w:val="auto"/>
                <w:sz w:val="18"/>
                <w:szCs w:val="18"/>
              </w:rPr>
            </w:pPr>
            <w:r>
              <w:rPr>
                <w:rFonts w:ascii="宋体" w:hAnsi="宋体"/>
                <w:color w:val="auto"/>
                <w:sz w:val="18"/>
                <w:szCs w:val="18"/>
              </w:rPr>
              <w:t>低温工作试验</w:t>
            </w:r>
          </w:p>
        </w:tc>
        <w:tc>
          <w:tcPr>
            <w:tcW w:w="1134" w:type="dxa"/>
            <w:tcBorders>
              <w:right w:val="single" w:color="auto" w:sz="4" w:space="0"/>
            </w:tcBorders>
            <w:noWrap w:val="0"/>
            <w:vAlign w:val="center"/>
          </w:tcPr>
          <w:p w14:paraId="79A3C4BC">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255DFA5C">
            <w:pPr>
              <w:jc w:val="center"/>
              <w:rPr>
                <w:rFonts w:ascii="宋体" w:hAnsi="宋体"/>
                <w:color w:val="auto"/>
                <w:sz w:val="18"/>
                <w:szCs w:val="18"/>
              </w:rPr>
            </w:pPr>
            <w:r>
              <w:rPr>
                <w:rFonts w:ascii="宋体" w:hAnsi="宋体"/>
                <w:color w:val="auto"/>
                <w:sz w:val="18"/>
                <w:szCs w:val="18"/>
              </w:rPr>
              <w:t>4.9.1</w:t>
            </w:r>
          </w:p>
        </w:tc>
        <w:tc>
          <w:tcPr>
            <w:tcW w:w="1088" w:type="dxa"/>
            <w:noWrap w:val="0"/>
            <w:vAlign w:val="center"/>
          </w:tcPr>
          <w:p w14:paraId="0C332809">
            <w:pPr>
              <w:jc w:val="center"/>
              <w:rPr>
                <w:rFonts w:hint="default" w:ascii="宋体" w:hAnsi="宋体"/>
                <w:color w:val="auto"/>
                <w:sz w:val="18"/>
                <w:szCs w:val="18"/>
              </w:rPr>
            </w:pPr>
            <w:r>
              <w:rPr>
                <w:rFonts w:ascii="宋体" w:hAnsi="宋体"/>
                <w:color w:val="auto"/>
                <w:sz w:val="18"/>
                <w:szCs w:val="18"/>
              </w:rPr>
              <w:t>5.9.1</w:t>
            </w:r>
          </w:p>
        </w:tc>
        <w:tc>
          <w:tcPr>
            <w:tcW w:w="938" w:type="dxa"/>
            <w:noWrap w:val="0"/>
            <w:vAlign w:val="center"/>
          </w:tcPr>
          <w:p w14:paraId="27A3D6F2">
            <w:pPr>
              <w:jc w:val="center"/>
              <w:rPr>
                <w:rFonts w:ascii="宋体" w:hAnsi="宋体"/>
                <w:color w:val="auto"/>
                <w:sz w:val="18"/>
                <w:szCs w:val="18"/>
              </w:rPr>
            </w:pPr>
            <w:r>
              <w:rPr>
                <w:rFonts w:ascii="宋体" w:hAnsi="宋体"/>
                <w:color w:val="auto"/>
                <w:kern w:val="0"/>
                <w:sz w:val="18"/>
                <w:szCs w:val="18"/>
              </w:rPr>
              <w:t>—</w:t>
            </w:r>
          </w:p>
        </w:tc>
        <w:tc>
          <w:tcPr>
            <w:tcW w:w="902" w:type="dxa"/>
            <w:noWrap w:val="0"/>
            <w:vAlign w:val="center"/>
          </w:tcPr>
          <w:p w14:paraId="283B771B">
            <w:pPr>
              <w:jc w:val="center"/>
              <w:rPr>
                <w:rFonts w:ascii="宋体" w:hAnsi="宋体"/>
                <w:color w:val="auto"/>
                <w:sz w:val="18"/>
                <w:szCs w:val="18"/>
              </w:rPr>
            </w:pPr>
            <w:r>
              <w:rPr>
                <w:rFonts w:ascii="宋体" w:hAnsi="宋体"/>
                <w:color w:val="auto"/>
                <w:sz w:val="18"/>
                <w:szCs w:val="18"/>
              </w:rPr>
              <w:t>○</w:t>
            </w:r>
          </w:p>
        </w:tc>
      </w:tr>
      <w:tr w14:paraId="06F13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5B967D97">
            <w:pPr>
              <w:widowControl/>
              <w:jc w:val="center"/>
              <w:textAlignment w:val="center"/>
              <w:rPr>
                <w:rFonts w:ascii="宋体" w:hAnsi="宋体"/>
                <w:color w:val="auto"/>
                <w:sz w:val="18"/>
                <w:szCs w:val="18"/>
              </w:rPr>
            </w:pPr>
            <w:r>
              <w:rPr>
                <w:rFonts w:ascii="宋体" w:hAnsi="宋体" w:cs="宋体"/>
                <w:color w:val="auto"/>
                <w:kern w:val="0"/>
                <w:sz w:val="18"/>
                <w:szCs w:val="18"/>
                <w:lang w:bidi="ar"/>
              </w:rPr>
              <w:t>9</w:t>
            </w:r>
          </w:p>
        </w:tc>
        <w:tc>
          <w:tcPr>
            <w:tcW w:w="2552" w:type="dxa"/>
            <w:noWrap w:val="0"/>
            <w:vAlign w:val="center"/>
          </w:tcPr>
          <w:p w14:paraId="1F6B61BF">
            <w:pPr>
              <w:jc w:val="center"/>
              <w:rPr>
                <w:rFonts w:ascii="宋体" w:hAnsi="宋体"/>
                <w:color w:val="auto"/>
                <w:sz w:val="18"/>
                <w:szCs w:val="18"/>
              </w:rPr>
            </w:pPr>
            <w:r>
              <w:rPr>
                <w:rFonts w:ascii="宋体" w:hAnsi="宋体"/>
                <w:color w:val="auto"/>
                <w:sz w:val="18"/>
                <w:szCs w:val="18"/>
              </w:rPr>
              <w:t>高温工作试验</w:t>
            </w:r>
          </w:p>
        </w:tc>
        <w:tc>
          <w:tcPr>
            <w:tcW w:w="1134" w:type="dxa"/>
            <w:tcBorders>
              <w:right w:val="single" w:color="auto" w:sz="4" w:space="0"/>
            </w:tcBorders>
            <w:noWrap w:val="0"/>
            <w:vAlign w:val="center"/>
          </w:tcPr>
          <w:p w14:paraId="3C3E819E">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523B9358">
            <w:pPr>
              <w:jc w:val="center"/>
              <w:rPr>
                <w:rFonts w:ascii="宋体" w:hAnsi="宋体"/>
                <w:color w:val="auto"/>
                <w:sz w:val="18"/>
                <w:szCs w:val="18"/>
              </w:rPr>
            </w:pPr>
            <w:r>
              <w:rPr>
                <w:rFonts w:ascii="宋体" w:hAnsi="宋体"/>
                <w:color w:val="auto"/>
                <w:sz w:val="18"/>
                <w:szCs w:val="18"/>
              </w:rPr>
              <w:t>4.9.2</w:t>
            </w:r>
          </w:p>
        </w:tc>
        <w:tc>
          <w:tcPr>
            <w:tcW w:w="1088" w:type="dxa"/>
            <w:noWrap w:val="0"/>
            <w:vAlign w:val="center"/>
          </w:tcPr>
          <w:p w14:paraId="174DF948">
            <w:pPr>
              <w:jc w:val="center"/>
              <w:rPr>
                <w:rFonts w:hint="default" w:ascii="宋体" w:hAnsi="宋体"/>
                <w:color w:val="auto"/>
                <w:sz w:val="18"/>
                <w:szCs w:val="18"/>
              </w:rPr>
            </w:pPr>
            <w:r>
              <w:rPr>
                <w:rFonts w:ascii="宋体" w:hAnsi="宋体"/>
                <w:color w:val="auto"/>
                <w:sz w:val="18"/>
                <w:szCs w:val="18"/>
              </w:rPr>
              <w:t>5.9.2</w:t>
            </w:r>
          </w:p>
        </w:tc>
        <w:tc>
          <w:tcPr>
            <w:tcW w:w="938" w:type="dxa"/>
            <w:noWrap w:val="0"/>
            <w:vAlign w:val="center"/>
          </w:tcPr>
          <w:p w14:paraId="1973AD0E">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25B45CEE">
            <w:pPr>
              <w:jc w:val="center"/>
              <w:rPr>
                <w:rFonts w:ascii="宋体" w:hAnsi="宋体"/>
                <w:color w:val="auto"/>
                <w:sz w:val="18"/>
                <w:szCs w:val="18"/>
              </w:rPr>
            </w:pPr>
            <w:r>
              <w:rPr>
                <w:rFonts w:ascii="宋体" w:hAnsi="宋体"/>
                <w:color w:val="auto"/>
                <w:sz w:val="18"/>
                <w:szCs w:val="18"/>
              </w:rPr>
              <w:t>○</w:t>
            </w:r>
          </w:p>
        </w:tc>
      </w:tr>
      <w:tr w14:paraId="7B429D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4DA57B7A">
            <w:pPr>
              <w:widowControl/>
              <w:jc w:val="center"/>
              <w:textAlignment w:val="center"/>
              <w:rPr>
                <w:rFonts w:ascii="宋体" w:hAnsi="宋体"/>
                <w:color w:val="auto"/>
                <w:sz w:val="18"/>
                <w:szCs w:val="18"/>
              </w:rPr>
            </w:pPr>
            <w:r>
              <w:rPr>
                <w:rFonts w:ascii="宋体" w:hAnsi="宋体" w:cs="宋体"/>
                <w:color w:val="auto"/>
                <w:kern w:val="0"/>
                <w:sz w:val="18"/>
                <w:szCs w:val="18"/>
                <w:lang w:bidi="ar"/>
              </w:rPr>
              <w:t>10</w:t>
            </w:r>
          </w:p>
        </w:tc>
        <w:tc>
          <w:tcPr>
            <w:tcW w:w="2552" w:type="dxa"/>
            <w:noWrap w:val="0"/>
            <w:vAlign w:val="center"/>
          </w:tcPr>
          <w:p w14:paraId="29B30A60">
            <w:pPr>
              <w:jc w:val="center"/>
              <w:rPr>
                <w:rFonts w:ascii="宋体" w:hAnsi="宋体"/>
                <w:color w:val="auto"/>
                <w:sz w:val="18"/>
                <w:szCs w:val="18"/>
              </w:rPr>
            </w:pPr>
            <w:r>
              <w:rPr>
                <w:rFonts w:ascii="宋体" w:hAnsi="宋体"/>
                <w:color w:val="auto"/>
                <w:sz w:val="18"/>
                <w:szCs w:val="18"/>
              </w:rPr>
              <w:t>低温贮存试验</w:t>
            </w:r>
          </w:p>
        </w:tc>
        <w:tc>
          <w:tcPr>
            <w:tcW w:w="1134" w:type="dxa"/>
            <w:tcBorders>
              <w:right w:val="single" w:color="auto" w:sz="4" w:space="0"/>
            </w:tcBorders>
            <w:noWrap w:val="0"/>
            <w:vAlign w:val="center"/>
          </w:tcPr>
          <w:p w14:paraId="37E4F39A">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31FCE9EE">
            <w:pPr>
              <w:jc w:val="center"/>
              <w:rPr>
                <w:rFonts w:ascii="宋体" w:hAnsi="宋体"/>
                <w:color w:val="auto"/>
                <w:sz w:val="18"/>
                <w:szCs w:val="18"/>
              </w:rPr>
            </w:pPr>
            <w:r>
              <w:rPr>
                <w:rFonts w:ascii="宋体" w:hAnsi="宋体"/>
                <w:color w:val="auto"/>
                <w:sz w:val="18"/>
                <w:szCs w:val="18"/>
              </w:rPr>
              <w:t>4.9.3</w:t>
            </w:r>
          </w:p>
        </w:tc>
        <w:tc>
          <w:tcPr>
            <w:tcW w:w="1088" w:type="dxa"/>
            <w:noWrap w:val="0"/>
            <w:vAlign w:val="center"/>
          </w:tcPr>
          <w:p w14:paraId="523DCAD3">
            <w:pPr>
              <w:jc w:val="center"/>
              <w:rPr>
                <w:rFonts w:hint="default" w:ascii="宋体" w:hAnsi="宋体"/>
                <w:color w:val="auto"/>
                <w:sz w:val="18"/>
                <w:szCs w:val="18"/>
              </w:rPr>
            </w:pPr>
            <w:r>
              <w:rPr>
                <w:rFonts w:ascii="宋体" w:hAnsi="宋体"/>
                <w:color w:val="auto"/>
                <w:sz w:val="18"/>
                <w:szCs w:val="18"/>
              </w:rPr>
              <w:t>5.9.3</w:t>
            </w:r>
          </w:p>
        </w:tc>
        <w:tc>
          <w:tcPr>
            <w:tcW w:w="938" w:type="dxa"/>
            <w:noWrap w:val="0"/>
            <w:vAlign w:val="center"/>
          </w:tcPr>
          <w:p w14:paraId="617E6E52">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78AAF68A">
            <w:pPr>
              <w:jc w:val="center"/>
              <w:rPr>
                <w:rFonts w:ascii="宋体" w:hAnsi="宋体"/>
                <w:color w:val="auto"/>
                <w:sz w:val="18"/>
                <w:szCs w:val="18"/>
              </w:rPr>
            </w:pPr>
            <w:r>
              <w:rPr>
                <w:rFonts w:ascii="宋体" w:hAnsi="宋体"/>
                <w:color w:val="auto"/>
                <w:sz w:val="18"/>
                <w:szCs w:val="18"/>
              </w:rPr>
              <w:t>○</w:t>
            </w:r>
          </w:p>
        </w:tc>
      </w:tr>
      <w:tr w14:paraId="4F808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70358E06">
            <w:pPr>
              <w:widowControl/>
              <w:jc w:val="center"/>
              <w:textAlignment w:val="center"/>
              <w:rPr>
                <w:rFonts w:ascii="宋体" w:hAnsi="宋体"/>
                <w:color w:val="auto"/>
                <w:sz w:val="18"/>
                <w:szCs w:val="18"/>
              </w:rPr>
            </w:pPr>
            <w:r>
              <w:rPr>
                <w:rFonts w:ascii="宋体" w:hAnsi="宋体" w:cs="宋体"/>
                <w:color w:val="auto"/>
                <w:kern w:val="0"/>
                <w:sz w:val="18"/>
                <w:szCs w:val="18"/>
                <w:lang w:bidi="ar"/>
              </w:rPr>
              <w:t>11</w:t>
            </w:r>
          </w:p>
        </w:tc>
        <w:tc>
          <w:tcPr>
            <w:tcW w:w="2552" w:type="dxa"/>
            <w:noWrap w:val="0"/>
            <w:vAlign w:val="center"/>
          </w:tcPr>
          <w:p w14:paraId="379BEA05">
            <w:pPr>
              <w:jc w:val="center"/>
              <w:rPr>
                <w:rFonts w:ascii="宋体" w:hAnsi="宋体"/>
                <w:color w:val="auto"/>
                <w:sz w:val="18"/>
                <w:szCs w:val="18"/>
              </w:rPr>
            </w:pPr>
            <w:r>
              <w:rPr>
                <w:rFonts w:ascii="宋体" w:hAnsi="宋体"/>
                <w:color w:val="auto"/>
                <w:sz w:val="18"/>
                <w:szCs w:val="18"/>
              </w:rPr>
              <w:t>高温贮存试验</w:t>
            </w:r>
          </w:p>
        </w:tc>
        <w:tc>
          <w:tcPr>
            <w:tcW w:w="1134" w:type="dxa"/>
            <w:tcBorders>
              <w:right w:val="single" w:color="auto" w:sz="4" w:space="0"/>
            </w:tcBorders>
            <w:noWrap w:val="0"/>
            <w:vAlign w:val="center"/>
          </w:tcPr>
          <w:p w14:paraId="2C7E1EC7">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1DBFA037">
            <w:pPr>
              <w:jc w:val="center"/>
              <w:rPr>
                <w:rFonts w:ascii="宋体" w:hAnsi="宋体"/>
                <w:color w:val="auto"/>
                <w:sz w:val="18"/>
                <w:szCs w:val="18"/>
              </w:rPr>
            </w:pPr>
            <w:r>
              <w:rPr>
                <w:rFonts w:ascii="宋体" w:hAnsi="宋体"/>
                <w:color w:val="auto"/>
                <w:sz w:val="18"/>
                <w:szCs w:val="18"/>
              </w:rPr>
              <w:t>4.9.4</w:t>
            </w:r>
          </w:p>
        </w:tc>
        <w:tc>
          <w:tcPr>
            <w:tcW w:w="1088" w:type="dxa"/>
            <w:noWrap w:val="0"/>
            <w:vAlign w:val="center"/>
          </w:tcPr>
          <w:p w14:paraId="639726D3">
            <w:pPr>
              <w:jc w:val="center"/>
              <w:rPr>
                <w:rFonts w:hint="default" w:ascii="宋体" w:hAnsi="宋体"/>
                <w:color w:val="auto"/>
                <w:sz w:val="18"/>
                <w:szCs w:val="18"/>
              </w:rPr>
            </w:pPr>
            <w:r>
              <w:rPr>
                <w:rFonts w:ascii="宋体" w:hAnsi="宋体"/>
                <w:color w:val="auto"/>
                <w:sz w:val="18"/>
                <w:szCs w:val="18"/>
              </w:rPr>
              <w:t>5.9.4</w:t>
            </w:r>
          </w:p>
        </w:tc>
        <w:tc>
          <w:tcPr>
            <w:tcW w:w="938" w:type="dxa"/>
            <w:noWrap w:val="0"/>
            <w:vAlign w:val="center"/>
          </w:tcPr>
          <w:p w14:paraId="31CDAF98">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4C232EC4">
            <w:pPr>
              <w:jc w:val="center"/>
              <w:rPr>
                <w:rFonts w:ascii="宋体" w:hAnsi="宋体"/>
                <w:color w:val="auto"/>
                <w:sz w:val="18"/>
                <w:szCs w:val="18"/>
              </w:rPr>
            </w:pPr>
            <w:r>
              <w:rPr>
                <w:rFonts w:ascii="宋体" w:hAnsi="宋体"/>
                <w:color w:val="auto"/>
                <w:sz w:val="18"/>
                <w:szCs w:val="18"/>
              </w:rPr>
              <w:t>○</w:t>
            </w:r>
          </w:p>
        </w:tc>
      </w:tr>
      <w:tr w14:paraId="56228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36C395DC">
            <w:pPr>
              <w:widowControl/>
              <w:jc w:val="center"/>
              <w:textAlignment w:val="center"/>
              <w:rPr>
                <w:rFonts w:ascii="宋体" w:hAnsi="宋体"/>
                <w:color w:val="auto"/>
                <w:sz w:val="18"/>
                <w:szCs w:val="18"/>
              </w:rPr>
            </w:pPr>
            <w:r>
              <w:rPr>
                <w:rFonts w:ascii="宋体" w:hAnsi="宋体" w:cs="宋体"/>
                <w:color w:val="auto"/>
                <w:kern w:val="0"/>
                <w:sz w:val="18"/>
                <w:szCs w:val="18"/>
                <w:lang w:bidi="ar"/>
              </w:rPr>
              <w:t>12</w:t>
            </w:r>
          </w:p>
        </w:tc>
        <w:tc>
          <w:tcPr>
            <w:tcW w:w="2552" w:type="dxa"/>
            <w:noWrap w:val="0"/>
            <w:vAlign w:val="center"/>
          </w:tcPr>
          <w:p w14:paraId="2B1FB84D">
            <w:pPr>
              <w:jc w:val="center"/>
              <w:rPr>
                <w:rFonts w:ascii="宋体" w:hAnsi="宋体"/>
                <w:color w:val="auto"/>
                <w:sz w:val="18"/>
                <w:szCs w:val="18"/>
              </w:rPr>
            </w:pPr>
            <w:r>
              <w:rPr>
                <w:rFonts w:ascii="宋体" w:hAnsi="宋体"/>
                <w:color w:val="auto"/>
                <w:sz w:val="18"/>
                <w:szCs w:val="18"/>
              </w:rPr>
              <w:t>湿热试验</w:t>
            </w:r>
          </w:p>
        </w:tc>
        <w:tc>
          <w:tcPr>
            <w:tcW w:w="1134" w:type="dxa"/>
            <w:tcBorders>
              <w:right w:val="single" w:color="auto" w:sz="4" w:space="0"/>
            </w:tcBorders>
            <w:noWrap w:val="0"/>
            <w:vAlign w:val="center"/>
          </w:tcPr>
          <w:p w14:paraId="54899D9C">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3339C1DE">
            <w:pPr>
              <w:jc w:val="center"/>
              <w:rPr>
                <w:rFonts w:ascii="宋体" w:hAnsi="宋体"/>
                <w:color w:val="auto"/>
                <w:sz w:val="18"/>
                <w:szCs w:val="18"/>
              </w:rPr>
            </w:pPr>
            <w:r>
              <w:rPr>
                <w:rFonts w:ascii="宋体" w:hAnsi="宋体"/>
                <w:color w:val="auto"/>
                <w:sz w:val="18"/>
                <w:szCs w:val="18"/>
              </w:rPr>
              <w:t>4.9.5</w:t>
            </w:r>
          </w:p>
        </w:tc>
        <w:tc>
          <w:tcPr>
            <w:tcW w:w="1088" w:type="dxa"/>
            <w:noWrap w:val="0"/>
            <w:vAlign w:val="center"/>
          </w:tcPr>
          <w:p w14:paraId="0EF7471E">
            <w:pPr>
              <w:jc w:val="center"/>
              <w:rPr>
                <w:rFonts w:hint="default" w:ascii="宋体" w:hAnsi="宋体"/>
                <w:color w:val="auto"/>
                <w:sz w:val="18"/>
                <w:szCs w:val="18"/>
              </w:rPr>
            </w:pPr>
            <w:r>
              <w:rPr>
                <w:rFonts w:ascii="宋体" w:hAnsi="宋体"/>
                <w:color w:val="auto"/>
                <w:sz w:val="18"/>
                <w:szCs w:val="18"/>
              </w:rPr>
              <w:t>5.9.5</w:t>
            </w:r>
          </w:p>
        </w:tc>
        <w:tc>
          <w:tcPr>
            <w:tcW w:w="938" w:type="dxa"/>
            <w:noWrap w:val="0"/>
            <w:vAlign w:val="center"/>
          </w:tcPr>
          <w:p w14:paraId="501DE3B0">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362387E5">
            <w:pPr>
              <w:jc w:val="center"/>
              <w:rPr>
                <w:rFonts w:ascii="宋体" w:hAnsi="宋体"/>
                <w:color w:val="auto"/>
                <w:sz w:val="18"/>
                <w:szCs w:val="18"/>
              </w:rPr>
            </w:pPr>
            <w:r>
              <w:rPr>
                <w:rFonts w:ascii="宋体" w:hAnsi="宋体"/>
                <w:color w:val="auto"/>
                <w:sz w:val="18"/>
                <w:szCs w:val="18"/>
              </w:rPr>
              <w:t>○</w:t>
            </w:r>
          </w:p>
        </w:tc>
      </w:tr>
      <w:tr w14:paraId="43F01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5E042C3D">
            <w:pPr>
              <w:widowControl/>
              <w:jc w:val="center"/>
              <w:textAlignment w:val="center"/>
              <w:rPr>
                <w:rFonts w:ascii="宋体" w:hAnsi="宋体"/>
                <w:color w:val="auto"/>
                <w:sz w:val="18"/>
                <w:szCs w:val="18"/>
              </w:rPr>
            </w:pPr>
            <w:r>
              <w:rPr>
                <w:rFonts w:ascii="宋体" w:hAnsi="宋体" w:cs="宋体"/>
                <w:color w:val="auto"/>
                <w:kern w:val="0"/>
                <w:sz w:val="18"/>
                <w:szCs w:val="18"/>
                <w:lang w:bidi="ar"/>
              </w:rPr>
              <w:t>13</w:t>
            </w:r>
          </w:p>
        </w:tc>
        <w:tc>
          <w:tcPr>
            <w:tcW w:w="2552" w:type="dxa"/>
            <w:noWrap w:val="0"/>
            <w:vAlign w:val="center"/>
          </w:tcPr>
          <w:p w14:paraId="73C98031">
            <w:pPr>
              <w:jc w:val="center"/>
              <w:rPr>
                <w:rFonts w:ascii="宋体" w:hAnsi="宋体"/>
                <w:color w:val="auto"/>
                <w:sz w:val="18"/>
                <w:szCs w:val="18"/>
              </w:rPr>
            </w:pPr>
            <w:r>
              <w:rPr>
                <w:rFonts w:ascii="宋体" w:hAnsi="宋体"/>
                <w:color w:val="auto"/>
                <w:sz w:val="18"/>
                <w:szCs w:val="18"/>
              </w:rPr>
              <w:t>振动试验</w:t>
            </w:r>
          </w:p>
        </w:tc>
        <w:tc>
          <w:tcPr>
            <w:tcW w:w="1134" w:type="dxa"/>
            <w:tcBorders>
              <w:right w:val="single" w:color="auto" w:sz="4" w:space="0"/>
            </w:tcBorders>
            <w:noWrap w:val="0"/>
            <w:vAlign w:val="center"/>
          </w:tcPr>
          <w:p w14:paraId="7DF919BD">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6CA2745A">
            <w:pPr>
              <w:jc w:val="center"/>
              <w:rPr>
                <w:rFonts w:ascii="宋体" w:hAnsi="宋体"/>
                <w:color w:val="auto"/>
                <w:sz w:val="18"/>
                <w:szCs w:val="18"/>
              </w:rPr>
            </w:pPr>
            <w:r>
              <w:rPr>
                <w:rFonts w:ascii="宋体" w:hAnsi="宋体"/>
                <w:color w:val="auto"/>
                <w:sz w:val="18"/>
                <w:szCs w:val="18"/>
              </w:rPr>
              <w:t>4.9.6</w:t>
            </w:r>
          </w:p>
        </w:tc>
        <w:tc>
          <w:tcPr>
            <w:tcW w:w="1088" w:type="dxa"/>
            <w:noWrap w:val="0"/>
            <w:vAlign w:val="center"/>
          </w:tcPr>
          <w:p w14:paraId="79137C72">
            <w:pPr>
              <w:jc w:val="center"/>
              <w:rPr>
                <w:rFonts w:hint="default" w:ascii="宋体" w:hAnsi="宋体"/>
                <w:color w:val="auto"/>
                <w:sz w:val="18"/>
                <w:szCs w:val="18"/>
              </w:rPr>
            </w:pPr>
            <w:r>
              <w:rPr>
                <w:rFonts w:ascii="宋体" w:hAnsi="宋体"/>
                <w:color w:val="auto"/>
                <w:sz w:val="18"/>
                <w:szCs w:val="18"/>
              </w:rPr>
              <w:t>5.9.6</w:t>
            </w:r>
          </w:p>
        </w:tc>
        <w:tc>
          <w:tcPr>
            <w:tcW w:w="938" w:type="dxa"/>
            <w:noWrap w:val="0"/>
            <w:vAlign w:val="center"/>
          </w:tcPr>
          <w:p w14:paraId="24A5DAB7">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4AA1C4A9">
            <w:pPr>
              <w:jc w:val="center"/>
              <w:rPr>
                <w:rFonts w:ascii="宋体" w:hAnsi="宋体"/>
                <w:color w:val="auto"/>
                <w:sz w:val="18"/>
                <w:szCs w:val="18"/>
              </w:rPr>
            </w:pPr>
            <w:r>
              <w:rPr>
                <w:rFonts w:ascii="宋体" w:hAnsi="宋体"/>
                <w:color w:val="auto"/>
                <w:sz w:val="18"/>
                <w:szCs w:val="18"/>
              </w:rPr>
              <w:t>○</w:t>
            </w:r>
          </w:p>
        </w:tc>
      </w:tr>
      <w:tr w14:paraId="7ABA38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0D1323BF">
            <w:pPr>
              <w:widowControl/>
              <w:jc w:val="center"/>
              <w:textAlignment w:val="center"/>
              <w:rPr>
                <w:rFonts w:ascii="宋体" w:hAnsi="宋体"/>
                <w:color w:val="auto"/>
                <w:sz w:val="18"/>
                <w:szCs w:val="18"/>
              </w:rPr>
            </w:pPr>
            <w:r>
              <w:rPr>
                <w:rFonts w:ascii="宋体" w:hAnsi="宋体" w:cs="宋体"/>
                <w:color w:val="auto"/>
                <w:kern w:val="0"/>
                <w:sz w:val="18"/>
                <w:szCs w:val="18"/>
                <w:lang w:bidi="ar"/>
              </w:rPr>
              <w:t>14</w:t>
            </w:r>
          </w:p>
        </w:tc>
        <w:tc>
          <w:tcPr>
            <w:tcW w:w="2552" w:type="dxa"/>
            <w:noWrap w:val="0"/>
            <w:vAlign w:val="center"/>
          </w:tcPr>
          <w:p w14:paraId="294297E3">
            <w:pPr>
              <w:jc w:val="center"/>
              <w:rPr>
                <w:rFonts w:ascii="宋体" w:hAnsi="宋体"/>
                <w:color w:val="auto"/>
                <w:sz w:val="18"/>
                <w:szCs w:val="18"/>
              </w:rPr>
            </w:pPr>
            <w:r>
              <w:rPr>
                <w:rFonts w:ascii="宋体" w:hAnsi="宋体"/>
                <w:color w:val="auto"/>
                <w:sz w:val="18"/>
                <w:szCs w:val="18"/>
              </w:rPr>
              <w:t>冲击试验</w:t>
            </w:r>
          </w:p>
        </w:tc>
        <w:tc>
          <w:tcPr>
            <w:tcW w:w="1134" w:type="dxa"/>
            <w:tcBorders>
              <w:right w:val="single" w:color="auto" w:sz="4" w:space="0"/>
            </w:tcBorders>
            <w:noWrap w:val="0"/>
            <w:vAlign w:val="center"/>
          </w:tcPr>
          <w:p w14:paraId="04407287">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43676E24">
            <w:pPr>
              <w:jc w:val="center"/>
              <w:rPr>
                <w:rFonts w:ascii="宋体" w:hAnsi="宋体"/>
                <w:color w:val="auto"/>
                <w:sz w:val="18"/>
                <w:szCs w:val="18"/>
              </w:rPr>
            </w:pPr>
            <w:r>
              <w:rPr>
                <w:rFonts w:ascii="宋体" w:hAnsi="宋体"/>
                <w:color w:val="auto"/>
                <w:sz w:val="18"/>
                <w:szCs w:val="18"/>
              </w:rPr>
              <w:t>4.9.7</w:t>
            </w:r>
          </w:p>
        </w:tc>
        <w:tc>
          <w:tcPr>
            <w:tcW w:w="1088" w:type="dxa"/>
            <w:noWrap w:val="0"/>
            <w:vAlign w:val="center"/>
          </w:tcPr>
          <w:p w14:paraId="463B3FFB">
            <w:pPr>
              <w:jc w:val="center"/>
              <w:rPr>
                <w:rFonts w:ascii="宋体" w:hAnsi="宋体"/>
                <w:color w:val="auto"/>
                <w:sz w:val="18"/>
                <w:szCs w:val="18"/>
              </w:rPr>
            </w:pPr>
            <w:r>
              <w:rPr>
                <w:rFonts w:ascii="宋体" w:hAnsi="宋体"/>
                <w:color w:val="auto"/>
                <w:sz w:val="18"/>
                <w:szCs w:val="18"/>
              </w:rPr>
              <w:t>5.9.7</w:t>
            </w:r>
          </w:p>
        </w:tc>
        <w:tc>
          <w:tcPr>
            <w:tcW w:w="938" w:type="dxa"/>
            <w:noWrap w:val="0"/>
            <w:vAlign w:val="center"/>
          </w:tcPr>
          <w:p w14:paraId="3EDF204B">
            <w:pPr>
              <w:widowControl/>
              <w:autoSpaceDE w:val="0"/>
              <w:autoSpaceDN w:val="0"/>
              <w:adjustRightInd w:val="0"/>
              <w:snapToGrid w:val="0"/>
              <w:jc w:val="center"/>
              <w:rPr>
                <w:rFonts w:ascii="宋体" w:hAnsi="宋体"/>
                <w:color w:val="auto"/>
                <w:kern w:val="0"/>
                <w:sz w:val="18"/>
                <w:szCs w:val="18"/>
              </w:rPr>
            </w:pPr>
            <w:r>
              <w:rPr>
                <w:rFonts w:ascii="宋体" w:hAnsi="宋体"/>
                <w:color w:val="auto"/>
                <w:kern w:val="0"/>
                <w:sz w:val="18"/>
                <w:szCs w:val="18"/>
              </w:rPr>
              <w:t>—</w:t>
            </w:r>
          </w:p>
        </w:tc>
        <w:tc>
          <w:tcPr>
            <w:tcW w:w="902" w:type="dxa"/>
            <w:noWrap w:val="0"/>
            <w:vAlign w:val="center"/>
          </w:tcPr>
          <w:p w14:paraId="6F7988DA">
            <w:pPr>
              <w:jc w:val="center"/>
              <w:rPr>
                <w:rFonts w:ascii="宋体" w:hAnsi="宋体"/>
                <w:color w:val="auto"/>
                <w:sz w:val="18"/>
                <w:szCs w:val="18"/>
              </w:rPr>
            </w:pPr>
            <w:r>
              <w:rPr>
                <w:rFonts w:ascii="宋体" w:hAnsi="宋体"/>
                <w:color w:val="auto"/>
                <w:sz w:val="18"/>
                <w:szCs w:val="18"/>
              </w:rPr>
              <w:t>○</w:t>
            </w:r>
          </w:p>
        </w:tc>
      </w:tr>
      <w:tr w14:paraId="189FC1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4CC71811">
            <w:pPr>
              <w:widowControl/>
              <w:jc w:val="center"/>
              <w:textAlignment w:val="center"/>
              <w:rPr>
                <w:rFonts w:ascii="宋体" w:hAnsi="宋体"/>
                <w:color w:val="auto"/>
                <w:sz w:val="18"/>
                <w:szCs w:val="18"/>
              </w:rPr>
            </w:pPr>
            <w:r>
              <w:rPr>
                <w:rFonts w:ascii="宋体" w:hAnsi="宋体" w:cs="宋体"/>
                <w:color w:val="auto"/>
                <w:kern w:val="0"/>
                <w:sz w:val="18"/>
                <w:szCs w:val="18"/>
                <w:lang w:bidi="ar"/>
              </w:rPr>
              <w:t>15</w:t>
            </w:r>
          </w:p>
        </w:tc>
        <w:tc>
          <w:tcPr>
            <w:tcW w:w="2552" w:type="dxa"/>
            <w:noWrap w:val="0"/>
            <w:vAlign w:val="center"/>
          </w:tcPr>
          <w:p w14:paraId="6EDE02B1">
            <w:pPr>
              <w:jc w:val="center"/>
              <w:rPr>
                <w:rFonts w:ascii="宋体" w:hAnsi="宋体"/>
                <w:color w:val="auto"/>
                <w:sz w:val="18"/>
                <w:szCs w:val="18"/>
              </w:rPr>
            </w:pPr>
            <w:r>
              <w:rPr>
                <w:rFonts w:ascii="宋体" w:hAnsi="宋体"/>
                <w:color w:val="auto"/>
                <w:sz w:val="18"/>
                <w:szCs w:val="18"/>
              </w:rPr>
              <w:t>运输试验</w:t>
            </w:r>
          </w:p>
        </w:tc>
        <w:tc>
          <w:tcPr>
            <w:tcW w:w="1134" w:type="dxa"/>
            <w:tcBorders>
              <w:right w:val="single" w:color="auto" w:sz="4" w:space="0"/>
            </w:tcBorders>
            <w:noWrap w:val="0"/>
            <w:vAlign w:val="center"/>
          </w:tcPr>
          <w:p w14:paraId="010A8FAC">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5CB34AC3">
            <w:pPr>
              <w:jc w:val="center"/>
              <w:rPr>
                <w:rFonts w:ascii="宋体" w:hAnsi="宋体"/>
                <w:color w:val="auto"/>
                <w:sz w:val="18"/>
                <w:szCs w:val="18"/>
              </w:rPr>
            </w:pPr>
            <w:r>
              <w:rPr>
                <w:rFonts w:ascii="宋体" w:hAnsi="宋体"/>
                <w:color w:val="auto"/>
                <w:sz w:val="18"/>
                <w:szCs w:val="18"/>
              </w:rPr>
              <w:t>4.9.8</w:t>
            </w:r>
          </w:p>
        </w:tc>
        <w:tc>
          <w:tcPr>
            <w:tcW w:w="1088" w:type="dxa"/>
            <w:noWrap w:val="0"/>
            <w:vAlign w:val="center"/>
          </w:tcPr>
          <w:p w14:paraId="5BD337D7">
            <w:pPr>
              <w:jc w:val="center"/>
              <w:rPr>
                <w:rFonts w:hint="default" w:ascii="宋体" w:hAnsi="宋体"/>
                <w:color w:val="auto"/>
                <w:sz w:val="18"/>
                <w:szCs w:val="18"/>
              </w:rPr>
            </w:pPr>
            <w:r>
              <w:rPr>
                <w:rFonts w:ascii="宋体" w:hAnsi="宋体"/>
                <w:color w:val="auto"/>
                <w:sz w:val="18"/>
                <w:szCs w:val="18"/>
              </w:rPr>
              <w:t>5.9.8</w:t>
            </w:r>
          </w:p>
        </w:tc>
        <w:tc>
          <w:tcPr>
            <w:tcW w:w="938" w:type="dxa"/>
            <w:noWrap w:val="0"/>
            <w:vAlign w:val="center"/>
          </w:tcPr>
          <w:p w14:paraId="6F4BD61D">
            <w:pPr>
              <w:jc w:val="center"/>
              <w:rPr>
                <w:rFonts w:ascii="宋体" w:hAnsi="宋体"/>
                <w:color w:val="auto"/>
                <w:kern w:val="0"/>
                <w:sz w:val="18"/>
                <w:szCs w:val="18"/>
              </w:rPr>
            </w:pPr>
            <w:r>
              <w:rPr>
                <w:rFonts w:ascii="宋体" w:hAnsi="宋体"/>
                <w:color w:val="auto"/>
                <w:sz w:val="18"/>
                <w:szCs w:val="18"/>
              </w:rPr>
              <w:t>—</w:t>
            </w:r>
          </w:p>
        </w:tc>
        <w:tc>
          <w:tcPr>
            <w:tcW w:w="902" w:type="dxa"/>
            <w:noWrap w:val="0"/>
            <w:vAlign w:val="center"/>
          </w:tcPr>
          <w:p w14:paraId="628982B7">
            <w:pPr>
              <w:jc w:val="center"/>
              <w:rPr>
                <w:rFonts w:ascii="宋体" w:hAnsi="宋体"/>
                <w:color w:val="auto"/>
                <w:kern w:val="0"/>
                <w:sz w:val="18"/>
                <w:szCs w:val="18"/>
              </w:rPr>
            </w:pPr>
            <w:r>
              <w:rPr>
                <w:rFonts w:ascii="宋体" w:hAnsi="宋体"/>
                <w:color w:val="auto"/>
                <w:sz w:val="18"/>
                <w:szCs w:val="18"/>
              </w:rPr>
              <w:t>○</w:t>
            </w:r>
          </w:p>
        </w:tc>
      </w:tr>
      <w:tr w14:paraId="6FFB9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2A1959B3">
            <w:pPr>
              <w:widowControl/>
              <w:jc w:val="center"/>
              <w:textAlignment w:val="center"/>
              <w:rPr>
                <w:rFonts w:ascii="宋体" w:hAnsi="宋体"/>
                <w:color w:val="auto"/>
                <w:sz w:val="18"/>
                <w:szCs w:val="18"/>
              </w:rPr>
            </w:pPr>
            <w:r>
              <w:rPr>
                <w:rFonts w:ascii="宋体" w:hAnsi="宋体" w:cs="宋体"/>
                <w:color w:val="auto"/>
                <w:kern w:val="0"/>
                <w:sz w:val="18"/>
                <w:szCs w:val="18"/>
                <w:lang w:bidi="ar"/>
              </w:rPr>
              <w:t>16</w:t>
            </w:r>
          </w:p>
        </w:tc>
        <w:tc>
          <w:tcPr>
            <w:tcW w:w="2552" w:type="dxa"/>
            <w:noWrap w:val="0"/>
            <w:vAlign w:val="center"/>
          </w:tcPr>
          <w:p w14:paraId="4192C87E">
            <w:pPr>
              <w:jc w:val="center"/>
              <w:rPr>
                <w:rFonts w:ascii="宋体" w:hAnsi="宋体"/>
                <w:color w:val="auto"/>
                <w:sz w:val="18"/>
                <w:szCs w:val="18"/>
              </w:rPr>
            </w:pPr>
            <w:r>
              <w:rPr>
                <w:rFonts w:ascii="宋体" w:hAnsi="宋体"/>
                <w:color w:val="auto"/>
                <w:sz w:val="18"/>
                <w:szCs w:val="18"/>
              </w:rPr>
              <w:t>跌落试验</w:t>
            </w:r>
          </w:p>
        </w:tc>
        <w:tc>
          <w:tcPr>
            <w:tcW w:w="1134" w:type="dxa"/>
            <w:tcBorders>
              <w:right w:val="single" w:color="auto" w:sz="4" w:space="0"/>
            </w:tcBorders>
            <w:noWrap w:val="0"/>
            <w:vAlign w:val="center"/>
          </w:tcPr>
          <w:p w14:paraId="11A4AEF2">
            <w:pPr>
              <w:jc w:val="center"/>
              <w:rPr>
                <w:rFonts w:ascii="宋体" w:hAnsi="宋体"/>
                <w:color w:val="auto"/>
                <w:sz w:val="18"/>
                <w:szCs w:val="18"/>
              </w:rPr>
            </w:pPr>
            <w:r>
              <w:rPr>
                <w:rFonts w:ascii="宋体" w:hAnsi="宋体"/>
                <w:color w:val="auto"/>
                <w:sz w:val="18"/>
                <w:szCs w:val="18"/>
              </w:rPr>
              <w:t>B</w:t>
            </w:r>
          </w:p>
        </w:tc>
        <w:tc>
          <w:tcPr>
            <w:tcW w:w="1134" w:type="dxa"/>
            <w:tcBorders>
              <w:left w:val="single" w:color="auto" w:sz="4" w:space="0"/>
            </w:tcBorders>
            <w:noWrap w:val="0"/>
            <w:vAlign w:val="center"/>
          </w:tcPr>
          <w:p w14:paraId="040D2016">
            <w:pPr>
              <w:jc w:val="center"/>
              <w:rPr>
                <w:rFonts w:ascii="宋体" w:hAnsi="宋体"/>
                <w:color w:val="auto"/>
                <w:sz w:val="18"/>
                <w:szCs w:val="18"/>
              </w:rPr>
            </w:pPr>
            <w:r>
              <w:rPr>
                <w:rFonts w:ascii="宋体" w:hAnsi="宋体"/>
                <w:color w:val="auto"/>
                <w:sz w:val="18"/>
                <w:szCs w:val="18"/>
              </w:rPr>
              <w:t>4.9.9</w:t>
            </w:r>
          </w:p>
        </w:tc>
        <w:tc>
          <w:tcPr>
            <w:tcW w:w="1088" w:type="dxa"/>
            <w:noWrap w:val="0"/>
            <w:vAlign w:val="center"/>
          </w:tcPr>
          <w:p w14:paraId="60680B6C">
            <w:pPr>
              <w:jc w:val="center"/>
              <w:rPr>
                <w:rFonts w:hint="default" w:ascii="宋体" w:hAnsi="宋体"/>
                <w:color w:val="auto"/>
                <w:sz w:val="18"/>
                <w:szCs w:val="18"/>
              </w:rPr>
            </w:pPr>
            <w:r>
              <w:rPr>
                <w:rFonts w:ascii="宋体" w:hAnsi="宋体"/>
                <w:color w:val="auto"/>
                <w:sz w:val="18"/>
                <w:szCs w:val="18"/>
              </w:rPr>
              <w:t>5.9.9</w:t>
            </w:r>
          </w:p>
        </w:tc>
        <w:tc>
          <w:tcPr>
            <w:tcW w:w="938" w:type="dxa"/>
            <w:noWrap w:val="0"/>
            <w:vAlign w:val="center"/>
          </w:tcPr>
          <w:p w14:paraId="17A7E762">
            <w:pPr>
              <w:jc w:val="center"/>
              <w:rPr>
                <w:rFonts w:ascii="宋体" w:hAnsi="宋体"/>
                <w:color w:val="auto"/>
                <w:kern w:val="0"/>
                <w:sz w:val="18"/>
                <w:szCs w:val="18"/>
              </w:rPr>
            </w:pPr>
            <w:r>
              <w:rPr>
                <w:rFonts w:ascii="宋体" w:hAnsi="宋体"/>
                <w:color w:val="auto"/>
                <w:sz w:val="18"/>
                <w:szCs w:val="18"/>
              </w:rPr>
              <w:t>—</w:t>
            </w:r>
          </w:p>
        </w:tc>
        <w:tc>
          <w:tcPr>
            <w:tcW w:w="902" w:type="dxa"/>
            <w:noWrap w:val="0"/>
            <w:vAlign w:val="center"/>
          </w:tcPr>
          <w:p w14:paraId="18E1A30F">
            <w:pPr>
              <w:jc w:val="center"/>
              <w:rPr>
                <w:rFonts w:ascii="宋体" w:hAnsi="宋体"/>
                <w:color w:val="auto"/>
                <w:kern w:val="0"/>
                <w:sz w:val="18"/>
                <w:szCs w:val="18"/>
              </w:rPr>
            </w:pPr>
            <w:r>
              <w:rPr>
                <w:rFonts w:ascii="宋体" w:hAnsi="宋体"/>
                <w:color w:val="auto"/>
                <w:sz w:val="18"/>
                <w:szCs w:val="18"/>
              </w:rPr>
              <w:t>○</w:t>
            </w:r>
          </w:p>
        </w:tc>
      </w:tr>
      <w:tr w14:paraId="0C7D66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6920D708">
            <w:pPr>
              <w:widowControl/>
              <w:jc w:val="center"/>
              <w:textAlignment w:val="center"/>
              <w:rPr>
                <w:rFonts w:ascii="宋体" w:hAnsi="宋体"/>
                <w:color w:val="auto"/>
                <w:sz w:val="18"/>
                <w:szCs w:val="18"/>
              </w:rPr>
            </w:pPr>
            <w:r>
              <w:rPr>
                <w:rFonts w:ascii="宋体" w:hAnsi="宋体" w:cs="宋体"/>
                <w:color w:val="auto"/>
                <w:kern w:val="0"/>
                <w:sz w:val="18"/>
                <w:szCs w:val="18"/>
                <w:lang w:bidi="ar"/>
              </w:rPr>
              <w:t>17</w:t>
            </w:r>
          </w:p>
        </w:tc>
        <w:tc>
          <w:tcPr>
            <w:tcW w:w="2552" w:type="dxa"/>
            <w:noWrap w:val="0"/>
            <w:vAlign w:val="center"/>
          </w:tcPr>
          <w:p w14:paraId="1C9DD752">
            <w:pPr>
              <w:jc w:val="center"/>
              <w:rPr>
                <w:rFonts w:hint="default" w:ascii="宋体" w:hAnsi="宋体"/>
                <w:color w:val="auto"/>
                <w:sz w:val="18"/>
                <w:szCs w:val="18"/>
              </w:rPr>
            </w:pPr>
            <w:r>
              <w:rPr>
                <w:rFonts w:ascii="宋体" w:hAnsi="宋体"/>
                <w:color w:val="auto"/>
                <w:sz w:val="18"/>
                <w:szCs w:val="18"/>
              </w:rPr>
              <w:t>电气间隙、爬电距离</w:t>
            </w:r>
          </w:p>
        </w:tc>
        <w:tc>
          <w:tcPr>
            <w:tcW w:w="1134" w:type="dxa"/>
            <w:tcBorders>
              <w:right w:val="single" w:color="auto" w:sz="4" w:space="0"/>
            </w:tcBorders>
            <w:noWrap w:val="0"/>
            <w:vAlign w:val="center"/>
          </w:tcPr>
          <w:p w14:paraId="7B82A052">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26D1975F">
            <w:pPr>
              <w:widowControl/>
              <w:jc w:val="center"/>
              <w:textAlignment w:val="center"/>
              <w:rPr>
                <w:rFonts w:hint="default" w:ascii="宋体" w:hAnsi="宋体"/>
                <w:color w:val="auto"/>
                <w:sz w:val="18"/>
                <w:szCs w:val="18"/>
              </w:rPr>
            </w:pPr>
            <w:r>
              <w:rPr>
                <w:rFonts w:ascii="宋体" w:hAnsi="宋体"/>
                <w:color w:val="auto"/>
                <w:sz w:val="18"/>
                <w:szCs w:val="18"/>
              </w:rPr>
              <w:t>4.10.2</w:t>
            </w:r>
          </w:p>
        </w:tc>
        <w:tc>
          <w:tcPr>
            <w:tcW w:w="1088" w:type="dxa"/>
            <w:noWrap w:val="0"/>
            <w:vAlign w:val="center"/>
          </w:tcPr>
          <w:p w14:paraId="64349F10">
            <w:pPr>
              <w:widowControl/>
              <w:jc w:val="center"/>
              <w:textAlignment w:val="center"/>
              <w:rPr>
                <w:rFonts w:hint="default" w:ascii="宋体" w:hAnsi="宋体"/>
                <w:color w:val="auto"/>
                <w:sz w:val="18"/>
                <w:szCs w:val="18"/>
              </w:rPr>
            </w:pPr>
            <w:r>
              <w:rPr>
                <w:rFonts w:ascii="宋体" w:hAnsi="宋体"/>
                <w:color w:val="auto"/>
                <w:sz w:val="18"/>
                <w:szCs w:val="18"/>
              </w:rPr>
              <w:t>5.10.1</w:t>
            </w:r>
          </w:p>
        </w:tc>
        <w:tc>
          <w:tcPr>
            <w:tcW w:w="938" w:type="dxa"/>
            <w:noWrap w:val="0"/>
            <w:vAlign w:val="center"/>
          </w:tcPr>
          <w:p w14:paraId="0292DECC">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5B297D6D">
            <w:pPr>
              <w:jc w:val="center"/>
              <w:rPr>
                <w:rFonts w:ascii="宋体" w:hAnsi="宋体"/>
                <w:color w:val="auto"/>
                <w:sz w:val="18"/>
                <w:szCs w:val="18"/>
              </w:rPr>
            </w:pPr>
            <w:r>
              <w:rPr>
                <w:rFonts w:ascii="宋体" w:hAnsi="宋体"/>
                <w:color w:val="auto"/>
                <w:sz w:val="18"/>
                <w:szCs w:val="18"/>
              </w:rPr>
              <w:t>○</w:t>
            </w:r>
          </w:p>
        </w:tc>
      </w:tr>
      <w:tr w14:paraId="5A716F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53E8B86A">
            <w:pPr>
              <w:widowControl/>
              <w:jc w:val="center"/>
              <w:textAlignment w:val="center"/>
              <w:rPr>
                <w:rFonts w:ascii="宋体" w:hAnsi="宋体"/>
                <w:color w:val="auto"/>
                <w:sz w:val="18"/>
                <w:szCs w:val="18"/>
              </w:rPr>
            </w:pPr>
            <w:r>
              <w:rPr>
                <w:rFonts w:ascii="宋体" w:hAnsi="宋体" w:cs="宋体"/>
                <w:color w:val="auto"/>
                <w:kern w:val="0"/>
                <w:sz w:val="18"/>
                <w:szCs w:val="18"/>
                <w:lang w:bidi="ar"/>
              </w:rPr>
              <w:t>18</w:t>
            </w:r>
          </w:p>
        </w:tc>
        <w:tc>
          <w:tcPr>
            <w:tcW w:w="2552" w:type="dxa"/>
            <w:noWrap w:val="0"/>
            <w:vAlign w:val="center"/>
          </w:tcPr>
          <w:p w14:paraId="2DFBE0DC">
            <w:pPr>
              <w:jc w:val="center"/>
              <w:rPr>
                <w:rFonts w:ascii="宋体" w:hAnsi="宋体"/>
                <w:color w:val="auto"/>
                <w:sz w:val="18"/>
                <w:szCs w:val="18"/>
              </w:rPr>
            </w:pPr>
            <w:r>
              <w:rPr>
                <w:rFonts w:ascii="宋体" w:hAnsi="宋体"/>
                <w:color w:val="auto"/>
                <w:sz w:val="18"/>
                <w:szCs w:val="18"/>
              </w:rPr>
              <w:t>电池电解液漏泄试验</w:t>
            </w:r>
          </w:p>
        </w:tc>
        <w:tc>
          <w:tcPr>
            <w:tcW w:w="1134" w:type="dxa"/>
            <w:tcBorders>
              <w:right w:val="single" w:color="auto" w:sz="4" w:space="0"/>
            </w:tcBorders>
            <w:noWrap w:val="0"/>
            <w:vAlign w:val="center"/>
          </w:tcPr>
          <w:p w14:paraId="5E21C22D">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6A33B1C1">
            <w:pPr>
              <w:widowControl/>
              <w:jc w:val="center"/>
              <w:textAlignment w:val="center"/>
              <w:rPr>
                <w:rFonts w:ascii="宋体" w:hAnsi="宋体"/>
                <w:color w:val="auto"/>
                <w:sz w:val="18"/>
                <w:szCs w:val="18"/>
              </w:rPr>
            </w:pPr>
            <w:r>
              <w:rPr>
                <w:rFonts w:ascii="宋体" w:hAnsi="宋体"/>
                <w:color w:val="auto"/>
                <w:sz w:val="18"/>
                <w:szCs w:val="18"/>
              </w:rPr>
              <w:t>4.10.3</w:t>
            </w:r>
          </w:p>
        </w:tc>
        <w:tc>
          <w:tcPr>
            <w:tcW w:w="1088" w:type="dxa"/>
            <w:noWrap w:val="0"/>
            <w:vAlign w:val="center"/>
          </w:tcPr>
          <w:p w14:paraId="78BC61F2">
            <w:pPr>
              <w:widowControl/>
              <w:jc w:val="center"/>
              <w:textAlignment w:val="center"/>
              <w:rPr>
                <w:rFonts w:ascii="宋体" w:hAnsi="宋体"/>
                <w:color w:val="auto"/>
                <w:sz w:val="18"/>
                <w:szCs w:val="18"/>
              </w:rPr>
            </w:pPr>
            <w:r>
              <w:rPr>
                <w:rFonts w:ascii="宋体" w:hAnsi="宋体"/>
                <w:color w:val="auto"/>
                <w:sz w:val="18"/>
                <w:szCs w:val="18"/>
              </w:rPr>
              <w:t>5.10.2</w:t>
            </w:r>
          </w:p>
        </w:tc>
        <w:tc>
          <w:tcPr>
            <w:tcW w:w="938" w:type="dxa"/>
            <w:noWrap w:val="0"/>
            <w:vAlign w:val="center"/>
          </w:tcPr>
          <w:p w14:paraId="03CF7F9E">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11D7DA3D">
            <w:pPr>
              <w:jc w:val="center"/>
              <w:rPr>
                <w:rFonts w:ascii="宋体" w:hAnsi="宋体"/>
                <w:color w:val="auto"/>
                <w:sz w:val="18"/>
                <w:szCs w:val="18"/>
              </w:rPr>
            </w:pPr>
            <w:r>
              <w:rPr>
                <w:rFonts w:ascii="宋体" w:hAnsi="宋体"/>
                <w:color w:val="auto"/>
                <w:sz w:val="18"/>
                <w:szCs w:val="18"/>
              </w:rPr>
              <w:t>○</w:t>
            </w:r>
          </w:p>
        </w:tc>
      </w:tr>
      <w:tr w14:paraId="5253D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180E647C">
            <w:pPr>
              <w:widowControl/>
              <w:jc w:val="center"/>
              <w:textAlignment w:val="center"/>
              <w:rPr>
                <w:rFonts w:ascii="宋体" w:hAnsi="宋体"/>
                <w:color w:val="auto"/>
                <w:sz w:val="18"/>
                <w:szCs w:val="18"/>
              </w:rPr>
            </w:pPr>
            <w:r>
              <w:rPr>
                <w:rFonts w:ascii="宋体" w:hAnsi="宋体" w:cs="宋体"/>
                <w:color w:val="auto"/>
                <w:kern w:val="0"/>
                <w:sz w:val="18"/>
                <w:szCs w:val="18"/>
                <w:lang w:bidi="ar"/>
              </w:rPr>
              <w:t>19</w:t>
            </w:r>
          </w:p>
        </w:tc>
        <w:tc>
          <w:tcPr>
            <w:tcW w:w="2552" w:type="dxa"/>
            <w:noWrap w:val="0"/>
            <w:vAlign w:val="center"/>
          </w:tcPr>
          <w:p w14:paraId="37A4DF77">
            <w:pPr>
              <w:jc w:val="center"/>
              <w:rPr>
                <w:rFonts w:ascii="宋体" w:hAnsi="宋体"/>
                <w:color w:val="auto"/>
                <w:sz w:val="18"/>
                <w:szCs w:val="18"/>
              </w:rPr>
            </w:pPr>
            <w:r>
              <w:rPr>
                <w:rFonts w:ascii="宋体" w:hAnsi="宋体"/>
                <w:color w:val="auto"/>
                <w:sz w:val="18"/>
                <w:szCs w:val="18"/>
              </w:rPr>
              <w:t>最高表面温度</w:t>
            </w:r>
          </w:p>
        </w:tc>
        <w:tc>
          <w:tcPr>
            <w:tcW w:w="1134" w:type="dxa"/>
            <w:tcBorders>
              <w:right w:val="single" w:color="auto" w:sz="4" w:space="0"/>
            </w:tcBorders>
            <w:noWrap w:val="0"/>
            <w:vAlign w:val="center"/>
          </w:tcPr>
          <w:p w14:paraId="02925648">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76941423">
            <w:pPr>
              <w:widowControl/>
              <w:jc w:val="center"/>
              <w:textAlignment w:val="center"/>
              <w:rPr>
                <w:rFonts w:ascii="宋体" w:hAnsi="宋体"/>
                <w:color w:val="auto"/>
                <w:sz w:val="18"/>
                <w:szCs w:val="18"/>
              </w:rPr>
            </w:pPr>
            <w:r>
              <w:rPr>
                <w:rFonts w:ascii="宋体" w:hAnsi="宋体"/>
                <w:color w:val="auto"/>
                <w:sz w:val="18"/>
                <w:szCs w:val="18"/>
              </w:rPr>
              <w:t>4.10.4</w:t>
            </w:r>
          </w:p>
        </w:tc>
        <w:tc>
          <w:tcPr>
            <w:tcW w:w="1088" w:type="dxa"/>
            <w:noWrap w:val="0"/>
            <w:vAlign w:val="center"/>
          </w:tcPr>
          <w:p w14:paraId="2D07D152">
            <w:pPr>
              <w:widowControl/>
              <w:jc w:val="center"/>
              <w:textAlignment w:val="center"/>
              <w:rPr>
                <w:rFonts w:ascii="宋体" w:hAnsi="宋体"/>
                <w:color w:val="auto"/>
                <w:sz w:val="18"/>
                <w:szCs w:val="18"/>
              </w:rPr>
            </w:pPr>
            <w:r>
              <w:rPr>
                <w:rFonts w:ascii="宋体" w:hAnsi="宋体"/>
                <w:color w:val="auto"/>
                <w:sz w:val="18"/>
                <w:szCs w:val="18"/>
              </w:rPr>
              <w:t>5.10.3</w:t>
            </w:r>
          </w:p>
        </w:tc>
        <w:tc>
          <w:tcPr>
            <w:tcW w:w="938" w:type="dxa"/>
            <w:noWrap w:val="0"/>
            <w:vAlign w:val="center"/>
          </w:tcPr>
          <w:p w14:paraId="07DB928C">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429DB9CA">
            <w:pPr>
              <w:jc w:val="center"/>
              <w:rPr>
                <w:rFonts w:ascii="宋体" w:hAnsi="宋体"/>
                <w:color w:val="auto"/>
                <w:sz w:val="18"/>
                <w:szCs w:val="18"/>
              </w:rPr>
            </w:pPr>
            <w:r>
              <w:rPr>
                <w:rFonts w:ascii="宋体" w:hAnsi="宋体"/>
                <w:color w:val="auto"/>
                <w:sz w:val="18"/>
                <w:szCs w:val="18"/>
              </w:rPr>
              <w:t>○</w:t>
            </w:r>
          </w:p>
        </w:tc>
      </w:tr>
      <w:tr w14:paraId="274FAD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7EDD19D6">
            <w:pPr>
              <w:widowControl/>
              <w:jc w:val="center"/>
              <w:textAlignment w:val="center"/>
              <w:rPr>
                <w:rFonts w:ascii="宋体" w:hAnsi="宋体"/>
                <w:color w:val="auto"/>
                <w:sz w:val="18"/>
                <w:szCs w:val="18"/>
              </w:rPr>
            </w:pPr>
            <w:r>
              <w:rPr>
                <w:rFonts w:ascii="宋体" w:hAnsi="宋体" w:cs="宋体"/>
                <w:color w:val="auto"/>
                <w:kern w:val="0"/>
                <w:sz w:val="18"/>
                <w:szCs w:val="18"/>
                <w:lang w:bidi="ar"/>
              </w:rPr>
              <w:t>20</w:t>
            </w:r>
          </w:p>
        </w:tc>
        <w:tc>
          <w:tcPr>
            <w:tcW w:w="2552" w:type="dxa"/>
            <w:noWrap w:val="0"/>
            <w:vAlign w:val="center"/>
          </w:tcPr>
          <w:p w14:paraId="291F97B9">
            <w:pPr>
              <w:jc w:val="center"/>
              <w:rPr>
                <w:rFonts w:ascii="宋体" w:hAnsi="宋体"/>
                <w:color w:val="auto"/>
                <w:sz w:val="18"/>
                <w:szCs w:val="18"/>
              </w:rPr>
            </w:pPr>
            <w:r>
              <w:rPr>
                <w:rFonts w:ascii="宋体" w:hAnsi="宋体"/>
                <w:color w:val="auto"/>
                <w:sz w:val="18"/>
                <w:szCs w:val="18"/>
              </w:rPr>
              <w:t>本安参数测量</w:t>
            </w:r>
          </w:p>
        </w:tc>
        <w:tc>
          <w:tcPr>
            <w:tcW w:w="1134" w:type="dxa"/>
            <w:tcBorders>
              <w:right w:val="single" w:color="auto" w:sz="4" w:space="0"/>
            </w:tcBorders>
            <w:noWrap w:val="0"/>
            <w:vAlign w:val="center"/>
          </w:tcPr>
          <w:p w14:paraId="1139238A">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3D254436">
            <w:pPr>
              <w:widowControl/>
              <w:jc w:val="center"/>
              <w:textAlignment w:val="center"/>
              <w:rPr>
                <w:rFonts w:ascii="宋体" w:hAnsi="宋体"/>
                <w:color w:val="auto"/>
                <w:sz w:val="18"/>
                <w:szCs w:val="18"/>
              </w:rPr>
            </w:pPr>
            <w:r>
              <w:rPr>
                <w:rFonts w:ascii="宋体" w:hAnsi="宋体"/>
                <w:color w:val="auto"/>
                <w:sz w:val="18"/>
                <w:szCs w:val="18"/>
              </w:rPr>
              <w:t>4.10.5</w:t>
            </w:r>
          </w:p>
        </w:tc>
        <w:tc>
          <w:tcPr>
            <w:tcW w:w="1088" w:type="dxa"/>
            <w:noWrap w:val="0"/>
            <w:vAlign w:val="center"/>
          </w:tcPr>
          <w:p w14:paraId="5A4B3C3D">
            <w:pPr>
              <w:widowControl/>
              <w:jc w:val="center"/>
              <w:textAlignment w:val="center"/>
              <w:rPr>
                <w:rFonts w:ascii="宋体" w:hAnsi="宋体"/>
                <w:color w:val="auto"/>
                <w:sz w:val="18"/>
                <w:szCs w:val="18"/>
              </w:rPr>
            </w:pPr>
            <w:r>
              <w:rPr>
                <w:rFonts w:ascii="宋体" w:hAnsi="宋体"/>
                <w:color w:val="auto"/>
                <w:sz w:val="18"/>
                <w:szCs w:val="18"/>
              </w:rPr>
              <w:t>5.10.4</w:t>
            </w:r>
          </w:p>
        </w:tc>
        <w:tc>
          <w:tcPr>
            <w:tcW w:w="938" w:type="dxa"/>
            <w:noWrap w:val="0"/>
            <w:vAlign w:val="center"/>
          </w:tcPr>
          <w:p w14:paraId="070FE61F">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2F99C5DD">
            <w:pPr>
              <w:jc w:val="center"/>
              <w:rPr>
                <w:rFonts w:ascii="宋体" w:hAnsi="宋体"/>
                <w:color w:val="auto"/>
                <w:sz w:val="18"/>
                <w:szCs w:val="18"/>
              </w:rPr>
            </w:pPr>
            <w:r>
              <w:rPr>
                <w:rFonts w:ascii="宋体" w:hAnsi="宋体"/>
                <w:color w:val="auto"/>
                <w:sz w:val="18"/>
                <w:szCs w:val="18"/>
              </w:rPr>
              <w:t>○</w:t>
            </w:r>
          </w:p>
        </w:tc>
      </w:tr>
      <w:tr w14:paraId="3BEC5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46541130">
            <w:pPr>
              <w:widowControl/>
              <w:jc w:val="center"/>
              <w:textAlignment w:val="center"/>
              <w:rPr>
                <w:rFonts w:ascii="宋体" w:hAnsi="宋体"/>
                <w:color w:val="auto"/>
                <w:sz w:val="18"/>
                <w:szCs w:val="18"/>
              </w:rPr>
            </w:pPr>
            <w:r>
              <w:rPr>
                <w:rFonts w:ascii="宋体" w:hAnsi="宋体" w:cs="宋体"/>
                <w:color w:val="auto"/>
                <w:kern w:val="0"/>
                <w:sz w:val="18"/>
                <w:szCs w:val="18"/>
                <w:lang w:bidi="ar"/>
              </w:rPr>
              <w:t>21</w:t>
            </w:r>
          </w:p>
        </w:tc>
        <w:tc>
          <w:tcPr>
            <w:tcW w:w="2552" w:type="dxa"/>
            <w:noWrap w:val="0"/>
            <w:vAlign w:val="center"/>
          </w:tcPr>
          <w:p w14:paraId="140BC692">
            <w:pPr>
              <w:jc w:val="center"/>
              <w:rPr>
                <w:rFonts w:ascii="宋体" w:hAnsi="宋体"/>
                <w:color w:val="auto"/>
                <w:sz w:val="18"/>
                <w:szCs w:val="18"/>
              </w:rPr>
            </w:pPr>
            <w:r>
              <w:rPr>
                <w:rFonts w:ascii="宋体" w:hAnsi="宋体"/>
                <w:color w:val="auto"/>
                <w:sz w:val="18"/>
                <w:szCs w:val="18"/>
              </w:rPr>
              <w:t>火花点燃试验</w:t>
            </w:r>
          </w:p>
        </w:tc>
        <w:tc>
          <w:tcPr>
            <w:tcW w:w="1134" w:type="dxa"/>
            <w:tcBorders>
              <w:right w:val="single" w:color="auto" w:sz="4" w:space="0"/>
            </w:tcBorders>
            <w:noWrap w:val="0"/>
            <w:vAlign w:val="center"/>
          </w:tcPr>
          <w:p w14:paraId="4A5215F1">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321A8BE5">
            <w:pPr>
              <w:widowControl/>
              <w:jc w:val="center"/>
              <w:textAlignment w:val="center"/>
              <w:rPr>
                <w:rFonts w:ascii="宋体" w:hAnsi="宋体"/>
                <w:color w:val="auto"/>
                <w:sz w:val="18"/>
                <w:szCs w:val="18"/>
              </w:rPr>
            </w:pPr>
            <w:r>
              <w:rPr>
                <w:rFonts w:ascii="宋体" w:hAnsi="宋体"/>
                <w:color w:val="auto"/>
                <w:sz w:val="18"/>
                <w:szCs w:val="18"/>
              </w:rPr>
              <w:t>4.10.6</w:t>
            </w:r>
          </w:p>
        </w:tc>
        <w:tc>
          <w:tcPr>
            <w:tcW w:w="1088" w:type="dxa"/>
            <w:noWrap w:val="0"/>
            <w:vAlign w:val="center"/>
          </w:tcPr>
          <w:p w14:paraId="403F47A4">
            <w:pPr>
              <w:widowControl/>
              <w:jc w:val="center"/>
              <w:textAlignment w:val="center"/>
              <w:rPr>
                <w:rFonts w:ascii="宋体" w:hAnsi="宋体"/>
                <w:color w:val="auto"/>
                <w:sz w:val="18"/>
                <w:szCs w:val="18"/>
              </w:rPr>
            </w:pPr>
            <w:r>
              <w:rPr>
                <w:rFonts w:ascii="宋体" w:hAnsi="宋体"/>
                <w:color w:val="auto"/>
                <w:sz w:val="18"/>
                <w:szCs w:val="18"/>
              </w:rPr>
              <w:t>5.10.5</w:t>
            </w:r>
          </w:p>
        </w:tc>
        <w:tc>
          <w:tcPr>
            <w:tcW w:w="938" w:type="dxa"/>
            <w:noWrap w:val="0"/>
            <w:vAlign w:val="center"/>
          </w:tcPr>
          <w:p w14:paraId="6E1B6951">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7613B276">
            <w:pPr>
              <w:jc w:val="center"/>
              <w:rPr>
                <w:rFonts w:ascii="宋体" w:hAnsi="宋体"/>
                <w:color w:val="auto"/>
                <w:sz w:val="18"/>
                <w:szCs w:val="18"/>
              </w:rPr>
            </w:pPr>
            <w:r>
              <w:rPr>
                <w:rFonts w:ascii="宋体" w:hAnsi="宋体"/>
                <w:color w:val="auto"/>
                <w:sz w:val="18"/>
                <w:szCs w:val="18"/>
              </w:rPr>
              <w:t>○</w:t>
            </w:r>
          </w:p>
        </w:tc>
      </w:tr>
      <w:tr w14:paraId="0DDE06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0885F01B">
            <w:pPr>
              <w:widowControl/>
              <w:jc w:val="center"/>
              <w:textAlignment w:val="center"/>
              <w:rPr>
                <w:rFonts w:ascii="宋体" w:hAnsi="宋体"/>
                <w:color w:val="auto"/>
                <w:sz w:val="18"/>
                <w:szCs w:val="18"/>
              </w:rPr>
            </w:pPr>
            <w:r>
              <w:rPr>
                <w:rFonts w:ascii="宋体" w:hAnsi="宋体" w:cs="宋体"/>
                <w:color w:val="auto"/>
                <w:kern w:val="0"/>
                <w:sz w:val="18"/>
                <w:szCs w:val="18"/>
                <w:lang w:bidi="ar"/>
              </w:rPr>
              <w:t>22</w:t>
            </w:r>
          </w:p>
        </w:tc>
        <w:tc>
          <w:tcPr>
            <w:tcW w:w="2552" w:type="dxa"/>
            <w:noWrap w:val="0"/>
            <w:vAlign w:val="center"/>
          </w:tcPr>
          <w:p w14:paraId="54323D66">
            <w:pPr>
              <w:jc w:val="center"/>
              <w:rPr>
                <w:rFonts w:ascii="宋体" w:hAnsi="宋体"/>
                <w:color w:val="auto"/>
                <w:sz w:val="18"/>
                <w:szCs w:val="18"/>
              </w:rPr>
            </w:pPr>
            <w:r>
              <w:rPr>
                <w:rFonts w:ascii="宋体" w:hAnsi="宋体"/>
                <w:color w:val="auto"/>
                <w:sz w:val="18"/>
                <w:szCs w:val="18"/>
              </w:rPr>
              <w:t>防爆跌落试验</w:t>
            </w:r>
          </w:p>
        </w:tc>
        <w:tc>
          <w:tcPr>
            <w:tcW w:w="1134" w:type="dxa"/>
            <w:tcBorders>
              <w:right w:val="single" w:color="auto" w:sz="4" w:space="0"/>
            </w:tcBorders>
            <w:noWrap w:val="0"/>
            <w:vAlign w:val="center"/>
          </w:tcPr>
          <w:p w14:paraId="30912D30">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2DBC3AE9">
            <w:pPr>
              <w:widowControl/>
              <w:jc w:val="center"/>
              <w:textAlignment w:val="center"/>
              <w:rPr>
                <w:rFonts w:ascii="宋体" w:hAnsi="宋体"/>
                <w:color w:val="auto"/>
                <w:sz w:val="18"/>
                <w:szCs w:val="18"/>
              </w:rPr>
            </w:pPr>
            <w:r>
              <w:rPr>
                <w:rFonts w:ascii="宋体" w:hAnsi="宋体"/>
                <w:color w:val="auto"/>
                <w:sz w:val="18"/>
                <w:szCs w:val="18"/>
              </w:rPr>
              <w:t>4.10.7</w:t>
            </w:r>
          </w:p>
        </w:tc>
        <w:tc>
          <w:tcPr>
            <w:tcW w:w="1088" w:type="dxa"/>
            <w:noWrap w:val="0"/>
            <w:vAlign w:val="center"/>
          </w:tcPr>
          <w:p w14:paraId="5EE9EA99">
            <w:pPr>
              <w:widowControl/>
              <w:jc w:val="center"/>
              <w:textAlignment w:val="center"/>
              <w:rPr>
                <w:rFonts w:ascii="宋体" w:hAnsi="宋体"/>
                <w:color w:val="auto"/>
                <w:sz w:val="18"/>
                <w:szCs w:val="18"/>
              </w:rPr>
            </w:pPr>
            <w:r>
              <w:rPr>
                <w:rFonts w:ascii="宋体" w:hAnsi="宋体"/>
                <w:color w:val="auto"/>
                <w:sz w:val="18"/>
                <w:szCs w:val="18"/>
              </w:rPr>
              <w:t>5.10.6</w:t>
            </w:r>
          </w:p>
        </w:tc>
        <w:tc>
          <w:tcPr>
            <w:tcW w:w="938" w:type="dxa"/>
            <w:noWrap w:val="0"/>
            <w:vAlign w:val="center"/>
          </w:tcPr>
          <w:p w14:paraId="02249C4D">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0E68524A">
            <w:pPr>
              <w:jc w:val="center"/>
              <w:rPr>
                <w:rFonts w:ascii="宋体" w:hAnsi="宋体"/>
                <w:color w:val="auto"/>
                <w:sz w:val="18"/>
                <w:szCs w:val="18"/>
              </w:rPr>
            </w:pPr>
            <w:r>
              <w:rPr>
                <w:rFonts w:ascii="宋体" w:hAnsi="宋体"/>
                <w:color w:val="auto"/>
                <w:sz w:val="18"/>
                <w:szCs w:val="18"/>
              </w:rPr>
              <w:t>○</w:t>
            </w:r>
          </w:p>
        </w:tc>
      </w:tr>
      <w:tr w14:paraId="54C506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2F617F1D">
            <w:pPr>
              <w:widowControl/>
              <w:jc w:val="center"/>
              <w:textAlignment w:val="center"/>
              <w:rPr>
                <w:rFonts w:ascii="宋体" w:hAnsi="宋体"/>
                <w:color w:val="auto"/>
                <w:sz w:val="18"/>
                <w:szCs w:val="18"/>
              </w:rPr>
            </w:pPr>
            <w:r>
              <w:rPr>
                <w:rFonts w:ascii="宋体" w:hAnsi="宋体" w:cs="宋体"/>
                <w:color w:val="auto"/>
                <w:kern w:val="0"/>
                <w:sz w:val="18"/>
                <w:szCs w:val="18"/>
                <w:lang w:bidi="ar"/>
              </w:rPr>
              <w:t>23</w:t>
            </w:r>
          </w:p>
        </w:tc>
        <w:tc>
          <w:tcPr>
            <w:tcW w:w="2552" w:type="dxa"/>
            <w:noWrap w:val="0"/>
            <w:vAlign w:val="center"/>
          </w:tcPr>
          <w:p w14:paraId="544714ED">
            <w:pPr>
              <w:jc w:val="center"/>
              <w:rPr>
                <w:rFonts w:ascii="宋体" w:hAnsi="宋体"/>
                <w:color w:val="auto"/>
                <w:sz w:val="18"/>
                <w:szCs w:val="18"/>
              </w:rPr>
            </w:pPr>
            <w:r>
              <w:rPr>
                <w:rFonts w:ascii="宋体" w:hAnsi="宋体"/>
                <w:color w:val="auto"/>
                <w:sz w:val="18"/>
                <w:szCs w:val="18"/>
              </w:rPr>
              <w:t>外壳防护性能试验</w:t>
            </w:r>
          </w:p>
        </w:tc>
        <w:tc>
          <w:tcPr>
            <w:tcW w:w="1134" w:type="dxa"/>
            <w:tcBorders>
              <w:right w:val="single" w:color="auto" w:sz="4" w:space="0"/>
            </w:tcBorders>
            <w:noWrap w:val="0"/>
            <w:vAlign w:val="center"/>
          </w:tcPr>
          <w:p w14:paraId="61EC0EE3">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15C33DD0">
            <w:pPr>
              <w:widowControl/>
              <w:jc w:val="center"/>
              <w:textAlignment w:val="center"/>
              <w:rPr>
                <w:rFonts w:ascii="宋体" w:hAnsi="宋体"/>
                <w:color w:val="auto"/>
                <w:sz w:val="18"/>
                <w:szCs w:val="18"/>
              </w:rPr>
            </w:pPr>
            <w:r>
              <w:rPr>
                <w:rFonts w:ascii="宋体" w:hAnsi="宋体"/>
                <w:color w:val="auto"/>
                <w:sz w:val="18"/>
                <w:szCs w:val="18"/>
              </w:rPr>
              <w:t>4.10.8</w:t>
            </w:r>
          </w:p>
        </w:tc>
        <w:tc>
          <w:tcPr>
            <w:tcW w:w="1088" w:type="dxa"/>
            <w:noWrap w:val="0"/>
            <w:vAlign w:val="center"/>
          </w:tcPr>
          <w:p w14:paraId="7BD45107">
            <w:pPr>
              <w:widowControl/>
              <w:jc w:val="center"/>
              <w:textAlignment w:val="center"/>
              <w:rPr>
                <w:rFonts w:hint="default" w:ascii="宋体" w:hAnsi="宋体"/>
                <w:color w:val="auto"/>
                <w:sz w:val="18"/>
                <w:szCs w:val="18"/>
              </w:rPr>
            </w:pPr>
            <w:r>
              <w:rPr>
                <w:rFonts w:ascii="宋体" w:hAnsi="宋体"/>
                <w:color w:val="auto"/>
                <w:sz w:val="18"/>
                <w:szCs w:val="18"/>
              </w:rPr>
              <w:t>5.10.7</w:t>
            </w:r>
          </w:p>
        </w:tc>
        <w:tc>
          <w:tcPr>
            <w:tcW w:w="938" w:type="dxa"/>
            <w:noWrap w:val="0"/>
            <w:vAlign w:val="center"/>
          </w:tcPr>
          <w:p w14:paraId="3C425FA2">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08886ED2">
            <w:pPr>
              <w:jc w:val="center"/>
              <w:rPr>
                <w:rFonts w:ascii="宋体" w:hAnsi="宋体"/>
                <w:color w:val="auto"/>
                <w:sz w:val="18"/>
                <w:szCs w:val="18"/>
              </w:rPr>
            </w:pPr>
            <w:r>
              <w:rPr>
                <w:rFonts w:ascii="宋体" w:hAnsi="宋体"/>
                <w:color w:val="auto"/>
                <w:sz w:val="18"/>
                <w:szCs w:val="18"/>
              </w:rPr>
              <w:t>○</w:t>
            </w:r>
          </w:p>
        </w:tc>
      </w:tr>
      <w:tr w14:paraId="18760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709" w:type="dxa"/>
            <w:noWrap w:val="0"/>
            <w:vAlign w:val="center"/>
          </w:tcPr>
          <w:p w14:paraId="626815AC">
            <w:pPr>
              <w:widowControl/>
              <w:jc w:val="center"/>
              <w:textAlignment w:val="center"/>
              <w:rPr>
                <w:rFonts w:ascii="宋体" w:hAnsi="宋体"/>
                <w:color w:val="auto"/>
                <w:sz w:val="18"/>
                <w:szCs w:val="18"/>
              </w:rPr>
            </w:pPr>
            <w:r>
              <w:rPr>
                <w:rFonts w:ascii="宋体" w:hAnsi="宋体"/>
                <w:color w:val="auto"/>
                <w:sz w:val="18"/>
                <w:szCs w:val="18"/>
              </w:rPr>
              <w:t>24</w:t>
            </w:r>
          </w:p>
        </w:tc>
        <w:tc>
          <w:tcPr>
            <w:tcW w:w="2552" w:type="dxa"/>
            <w:noWrap w:val="0"/>
            <w:vAlign w:val="center"/>
          </w:tcPr>
          <w:p w14:paraId="7D84AF18">
            <w:pPr>
              <w:jc w:val="center"/>
              <w:rPr>
                <w:rFonts w:ascii="宋体" w:hAnsi="宋体"/>
                <w:color w:val="auto"/>
                <w:sz w:val="18"/>
                <w:szCs w:val="18"/>
              </w:rPr>
            </w:pPr>
            <w:r>
              <w:rPr>
                <w:rFonts w:hint="eastAsia" w:ascii="宋体" w:hAnsi="宋体" w:eastAsia="宋体" w:cs="Times New Roman"/>
                <w:color w:val="auto"/>
                <w:sz w:val="18"/>
                <w:szCs w:val="18"/>
                <w:lang w:val="en-US" w:eastAsia="zh-CN"/>
              </w:rPr>
              <w:t>介电强度试验</w:t>
            </w:r>
          </w:p>
        </w:tc>
        <w:tc>
          <w:tcPr>
            <w:tcW w:w="1134" w:type="dxa"/>
            <w:tcBorders>
              <w:right w:val="single" w:color="auto" w:sz="4" w:space="0"/>
            </w:tcBorders>
            <w:noWrap w:val="0"/>
            <w:vAlign w:val="center"/>
          </w:tcPr>
          <w:p w14:paraId="2AD4A39A">
            <w:pPr>
              <w:jc w:val="center"/>
              <w:rPr>
                <w:rFonts w:ascii="宋体" w:hAnsi="宋体"/>
                <w:color w:val="auto"/>
                <w:sz w:val="18"/>
                <w:szCs w:val="18"/>
              </w:rPr>
            </w:pPr>
            <w:r>
              <w:rPr>
                <w:rFonts w:ascii="宋体" w:hAnsi="宋体"/>
                <w:color w:val="auto"/>
                <w:sz w:val="18"/>
                <w:szCs w:val="18"/>
              </w:rPr>
              <w:t>A</w:t>
            </w:r>
          </w:p>
        </w:tc>
        <w:tc>
          <w:tcPr>
            <w:tcW w:w="1134" w:type="dxa"/>
            <w:tcBorders>
              <w:left w:val="single" w:color="auto" w:sz="4" w:space="0"/>
            </w:tcBorders>
            <w:noWrap w:val="0"/>
            <w:vAlign w:val="center"/>
          </w:tcPr>
          <w:p w14:paraId="4BF145E4">
            <w:pPr>
              <w:widowControl/>
              <w:jc w:val="center"/>
              <w:textAlignment w:val="center"/>
              <w:rPr>
                <w:rFonts w:hint="default" w:ascii="宋体" w:hAnsi="宋体"/>
                <w:color w:val="auto"/>
                <w:sz w:val="18"/>
                <w:szCs w:val="18"/>
              </w:rPr>
            </w:pPr>
            <w:r>
              <w:rPr>
                <w:rFonts w:ascii="宋体" w:hAnsi="宋体"/>
                <w:color w:val="auto"/>
                <w:sz w:val="18"/>
                <w:szCs w:val="18"/>
              </w:rPr>
              <w:t>4.10.9</w:t>
            </w:r>
          </w:p>
        </w:tc>
        <w:tc>
          <w:tcPr>
            <w:tcW w:w="1088" w:type="dxa"/>
            <w:noWrap w:val="0"/>
            <w:vAlign w:val="center"/>
          </w:tcPr>
          <w:p w14:paraId="70CBDE43">
            <w:pPr>
              <w:jc w:val="center"/>
              <w:rPr>
                <w:rFonts w:hint="default" w:ascii="宋体" w:hAnsi="宋体"/>
                <w:color w:val="auto"/>
                <w:sz w:val="18"/>
                <w:szCs w:val="18"/>
              </w:rPr>
            </w:pPr>
            <w:r>
              <w:rPr>
                <w:rFonts w:ascii="宋体" w:hAnsi="宋体"/>
                <w:color w:val="auto"/>
                <w:sz w:val="18"/>
                <w:szCs w:val="18"/>
              </w:rPr>
              <w:t>5.10.8</w:t>
            </w:r>
          </w:p>
        </w:tc>
        <w:tc>
          <w:tcPr>
            <w:tcW w:w="938" w:type="dxa"/>
            <w:noWrap w:val="0"/>
            <w:vAlign w:val="center"/>
          </w:tcPr>
          <w:p w14:paraId="2167B84B">
            <w:pPr>
              <w:jc w:val="center"/>
              <w:rPr>
                <w:rFonts w:ascii="宋体" w:hAnsi="宋体"/>
                <w:color w:val="auto"/>
                <w:sz w:val="18"/>
                <w:szCs w:val="18"/>
              </w:rPr>
            </w:pPr>
            <w:r>
              <w:rPr>
                <w:rFonts w:ascii="宋体" w:hAnsi="宋体"/>
                <w:color w:val="auto"/>
                <w:sz w:val="18"/>
                <w:szCs w:val="18"/>
              </w:rPr>
              <w:t>—</w:t>
            </w:r>
          </w:p>
        </w:tc>
        <w:tc>
          <w:tcPr>
            <w:tcW w:w="902" w:type="dxa"/>
            <w:noWrap w:val="0"/>
            <w:vAlign w:val="center"/>
          </w:tcPr>
          <w:p w14:paraId="08076021">
            <w:pPr>
              <w:jc w:val="center"/>
              <w:rPr>
                <w:rFonts w:hint="eastAsia" w:ascii="宋体" w:hAnsi="宋体" w:eastAsia="宋体"/>
                <w:color w:val="auto"/>
                <w:sz w:val="18"/>
                <w:szCs w:val="18"/>
                <w:lang w:eastAsia="zh"/>
              </w:rPr>
            </w:pPr>
            <w:r>
              <w:rPr>
                <w:rFonts w:ascii="宋体" w:hAnsi="宋体"/>
                <w:color w:val="auto"/>
                <w:sz w:val="18"/>
                <w:szCs w:val="18"/>
              </w:rPr>
              <w:t>○</w:t>
            </w:r>
            <w:r>
              <w:rPr>
                <w:rFonts w:hint="eastAsia" w:ascii="宋体" w:hAnsi="宋体"/>
                <w:color w:val="auto"/>
                <w:sz w:val="18"/>
                <w:szCs w:val="18"/>
                <w:lang w:eastAsia="zh"/>
              </w:rPr>
              <w:t xml:space="preserve"> </w:t>
            </w:r>
          </w:p>
        </w:tc>
      </w:tr>
      <w:tr w14:paraId="608BC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jc w:val="center"/>
        </w:trPr>
        <w:tc>
          <w:tcPr>
            <w:tcW w:w="8457" w:type="dxa"/>
            <w:gridSpan w:val="7"/>
            <w:noWrap w:val="0"/>
            <w:vAlign w:val="center"/>
          </w:tcPr>
          <w:p w14:paraId="2269E8BD">
            <w:pPr>
              <w:widowControl/>
              <w:tabs>
                <w:tab w:val="center" w:pos="4320"/>
                <w:tab w:val="right" w:pos="8640"/>
              </w:tabs>
              <w:autoSpaceDE w:val="0"/>
              <w:autoSpaceDN w:val="0"/>
              <w:adjustRightInd w:val="0"/>
              <w:snapToGrid w:val="0"/>
              <w:ind w:right="357"/>
              <w:rPr>
                <w:rFonts w:ascii="宋体" w:hAnsi="宋体"/>
                <w:color w:val="auto"/>
                <w:kern w:val="0"/>
                <w:sz w:val="18"/>
                <w:szCs w:val="18"/>
              </w:rPr>
            </w:pPr>
            <w:r>
              <w:rPr>
                <w:color w:val="auto"/>
                <w:sz w:val="18"/>
                <w:szCs w:val="18"/>
              </w:rPr>
              <w:t>注：</w:t>
            </w:r>
            <w:r>
              <w:rPr>
                <w:rFonts w:hAnsi="宋体"/>
                <w:color w:val="auto"/>
                <w:sz w:val="18"/>
                <w:szCs w:val="18"/>
              </w:rPr>
              <w:t>“○”表</w:t>
            </w:r>
            <w:r>
              <w:rPr>
                <w:color w:val="auto"/>
                <w:sz w:val="18"/>
                <w:szCs w:val="18"/>
              </w:rPr>
              <w:t>示需要进行检验的项目，</w:t>
            </w:r>
            <w:r>
              <w:rPr>
                <w:rFonts w:hAnsi="宋体"/>
                <w:color w:val="auto"/>
                <w:sz w:val="18"/>
                <w:szCs w:val="18"/>
              </w:rPr>
              <w:t>“△”</w:t>
            </w:r>
            <w:r>
              <w:rPr>
                <w:color w:val="auto"/>
                <w:sz w:val="18"/>
                <w:szCs w:val="18"/>
              </w:rPr>
              <w:t>表示出厂检验时在常态下进行，“</w:t>
            </w:r>
            <w:r>
              <w:rPr>
                <w:rFonts w:ascii="宋体" w:hAnsi="宋体"/>
                <w:color w:val="auto"/>
                <w:sz w:val="18"/>
                <w:szCs w:val="18"/>
              </w:rPr>
              <w:t>—</w:t>
            </w:r>
            <w:r>
              <w:rPr>
                <w:color w:val="auto"/>
                <w:sz w:val="18"/>
                <w:szCs w:val="18"/>
              </w:rPr>
              <w:t>”表示不需要进行检验的项目，“</w:t>
            </w:r>
            <w:r>
              <w:rPr>
                <w:rFonts w:hAnsi="宋体"/>
                <w:color w:val="auto"/>
                <w:sz w:val="18"/>
                <w:szCs w:val="18"/>
              </w:rPr>
              <w:t>*”</w:t>
            </w:r>
            <w:r>
              <w:rPr>
                <w:color w:val="auto"/>
                <w:sz w:val="18"/>
                <w:szCs w:val="18"/>
              </w:rPr>
              <w:t>表示只测量电压、电流，“#”表示只测与外部连接的端子。</w:t>
            </w:r>
          </w:p>
        </w:tc>
      </w:tr>
    </w:tbl>
    <w:p w14:paraId="23A85343">
      <w:pPr>
        <w:pStyle w:val="30"/>
        <w:tabs>
          <w:tab w:val="left" w:pos="0"/>
        </w:tabs>
        <w:spacing w:before="312" w:beforeLines="100" w:after="312" w:afterLines="100" w:line="240" w:lineRule="exact"/>
        <w:ind w:left="0" w:firstLine="0"/>
        <w:outlineLvl w:val="0"/>
        <w:rPr>
          <w:rFonts w:hint="eastAsia" w:hAnsi="宋体"/>
          <w:color w:val="auto"/>
        </w:rPr>
      </w:pPr>
      <w:bookmarkStart w:id="82" w:name="_Toc118182503"/>
      <w:bookmarkStart w:id="83" w:name="_Toc121982919"/>
      <w:bookmarkStart w:id="84" w:name="_Toc118857144"/>
      <w:bookmarkStart w:id="85" w:name="_Toc110307900"/>
      <w:bookmarkStart w:id="86" w:name="_Toc181109845"/>
      <w:bookmarkStart w:id="87" w:name="_Toc118968266"/>
      <w:r>
        <w:rPr>
          <w:rFonts w:hint="eastAsia" w:hAnsi="宋体"/>
          <w:color w:val="auto"/>
        </w:rPr>
        <w:t>7. 标志、包装、运输和贮存</w:t>
      </w:r>
      <w:bookmarkEnd w:id="82"/>
      <w:bookmarkEnd w:id="83"/>
      <w:bookmarkEnd w:id="84"/>
      <w:bookmarkEnd w:id="85"/>
      <w:bookmarkEnd w:id="86"/>
      <w:bookmarkEnd w:id="87"/>
    </w:p>
    <w:p w14:paraId="2D2171F2">
      <w:pPr>
        <w:pStyle w:val="33"/>
        <w:tabs>
          <w:tab w:val="left" w:pos="369"/>
          <w:tab w:val="left" w:pos="624"/>
          <w:tab w:val="clear" w:pos="567"/>
        </w:tabs>
        <w:spacing w:before="156" w:beforeLines="50" w:after="156" w:afterLines="50"/>
        <w:ind w:left="0" w:firstLine="0"/>
        <w:rPr>
          <w:rFonts w:hint="eastAsia" w:hAnsi="宋体"/>
          <w:color w:val="auto"/>
          <w:sz w:val="21"/>
          <w:szCs w:val="21"/>
        </w:rPr>
      </w:pPr>
      <w:bookmarkStart w:id="88" w:name="_Toc118182504"/>
      <w:bookmarkStart w:id="89" w:name="_Toc181109846"/>
      <w:bookmarkStart w:id="90" w:name="_Toc110307901"/>
      <w:r>
        <w:rPr>
          <w:rFonts w:hint="eastAsia" w:hAnsi="宋体"/>
          <w:color w:val="auto"/>
          <w:sz w:val="21"/>
          <w:szCs w:val="21"/>
        </w:rPr>
        <w:t>7.1 标志</w:t>
      </w:r>
      <w:bookmarkEnd w:id="88"/>
      <w:bookmarkEnd w:id="89"/>
      <w:bookmarkEnd w:id="90"/>
    </w:p>
    <w:p w14:paraId="2EDFAB65">
      <w:pPr>
        <w:pStyle w:val="44"/>
        <w:tabs>
          <w:tab w:val="left" w:pos="1134"/>
          <w:tab w:val="clear" w:pos="567"/>
        </w:tabs>
        <w:spacing w:before="0" w:after="0"/>
        <w:ind w:left="1467" w:hanging="1467"/>
        <w:rPr>
          <w:rFonts w:hint="eastAsia"/>
          <w:color w:val="auto"/>
          <w:szCs w:val="21"/>
        </w:rPr>
      </w:pPr>
      <w:bookmarkStart w:id="91" w:name="_Toc181109848"/>
      <w:bookmarkStart w:id="92" w:name="_Toc110307903"/>
      <w:r>
        <w:rPr>
          <w:rFonts w:hint="eastAsia"/>
          <w:color w:val="auto"/>
          <w:szCs w:val="21"/>
        </w:rPr>
        <w:t>7.1.1 产品标志</w:t>
      </w:r>
    </w:p>
    <w:p w14:paraId="15729CFD">
      <w:pPr>
        <w:rPr>
          <w:rFonts w:hint="eastAsia" w:ascii="宋体" w:hAnsi="宋体"/>
          <w:color w:val="auto"/>
          <w:szCs w:val="21"/>
        </w:rPr>
      </w:pPr>
      <w:r>
        <w:rPr>
          <w:rFonts w:hint="eastAsia" w:ascii="宋体" w:hAnsi="宋体"/>
          <w:color w:val="auto"/>
          <w:szCs w:val="21"/>
        </w:rPr>
        <w:t>7</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1 每台手机外壳明显处应设置清晰永久性的图纹或凹纹标志“</w:t>
      </w:r>
      <w:r>
        <w:rPr>
          <w:rFonts w:ascii="宋体" w:hAnsi="宋体"/>
          <w:color w:val="auto"/>
          <w:szCs w:val="21"/>
        </w:rPr>
        <w:t>Ex</w:t>
      </w:r>
      <w:r>
        <w:rPr>
          <w:rFonts w:hint="eastAsia" w:ascii="宋体" w:hAnsi="宋体"/>
          <w:color w:val="auto"/>
          <w:szCs w:val="21"/>
        </w:rPr>
        <w:t xml:space="preserve"> </w:t>
      </w:r>
      <w:r>
        <w:rPr>
          <w:rFonts w:ascii="宋体" w:hAnsi="宋体"/>
          <w:color w:val="auto"/>
          <w:szCs w:val="21"/>
        </w:rPr>
        <w:t>ib I Mb</w:t>
      </w:r>
      <w:r>
        <w:rPr>
          <w:rFonts w:hint="eastAsia" w:ascii="宋体" w:hAnsi="宋体"/>
          <w:color w:val="auto"/>
          <w:szCs w:val="21"/>
        </w:rPr>
        <w:t>”和“</w:t>
      </w:r>
      <w:r>
        <w:rPr>
          <w:rFonts w:ascii="宋体" w:hAnsi="宋体"/>
          <w:color w:val="auto"/>
          <w:szCs w:val="21"/>
        </w:rPr>
        <w:t>MA</w:t>
      </w:r>
      <w:r>
        <w:rPr>
          <w:rFonts w:hint="eastAsia" w:ascii="宋体" w:hAnsi="宋体"/>
          <w:color w:val="auto"/>
          <w:szCs w:val="21"/>
        </w:rPr>
        <w:t>”煤矿安全标志，“</w:t>
      </w:r>
      <w:r>
        <w:rPr>
          <w:rFonts w:ascii="宋体" w:hAnsi="宋体"/>
          <w:color w:val="auto"/>
          <w:szCs w:val="21"/>
        </w:rPr>
        <w:t>MA</w:t>
      </w:r>
      <w:r>
        <w:rPr>
          <w:rFonts w:hint="eastAsia" w:ascii="宋体" w:hAnsi="宋体"/>
          <w:color w:val="auto"/>
          <w:szCs w:val="21"/>
        </w:rPr>
        <w:t>”标志应符合</w:t>
      </w:r>
      <w:r>
        <w:rPr>
          <w:rFonts w:ascii="宋体" w:hAnsi="宋体"/>
          <w:color w:val="auto"/>
          <w:szCs w:val="21"/>
        </w:rPr>
        <w:t>AQ</w:t>
      </w:r>
      <w:r>
        <w:rPr>
          <w:rFonts w:hint="eastAsia" w:ascii="宋体" w:hAnsi="宋体"/>
          <w:color w:val="auto"/>
          <w:szCs w:val="21"/>
        </w:rPr>
        <w:t xml:space="preserve"> </w:t>
      </w:r>
      <w:r>
        <w:rPr>
          <w:rFonts w:ascii="宋体" w:hAnsi="宋体"/>
          <w:color w:val="auto"/>
          <w:szCs w:val="21"/>
        </w:rPr>
        <w:t>1043-2007</w:t>
      </w:r>
      <w:r>
        <w:rPr>
          <w:rFonts w:hint="eastAsia" w:ascii="宋体" w:hAnsi="宋体"/>
          <w:color w:val="auto"/>
          <w:szCs w:val="21"/>
        </w:rPr>
        <w:t>的规定。</w:t>
      </w:r>
    </w:p>
    <w:p w14:paraId="14B64C34">
      <w:pPr>
        <w:rPr>
          <w:rFonts w:hint="eastAsia" w:ascii="宋体" w:hAnsi="宋体"/>
          <w:color w:val="auto"/>
          <w:szCs w:val="21"/>
        </w:rPr>
      </w:pPr>
      <w:r>
        <w:rPr>
          <w:rFonts w:hint="eastAsia" w:ascii="宋体" w:hAnsi="宋体"/>
          <w:color w:val="auto"/>
          <w:szCs w:val="21"/>
        </w:rPr>
        <w:t>7</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2 外壳明显处应设置铭牌，并应包括以下内容：</w:t>
      </w:r>
    </w:p>
    <w:p w14:paraId="3271A8A2">
      <w:pPr>
        <w:ind w:firstLine="420" w:firstLineChars="200"/>
        <w:rPr>
          <w:rFonts w:hint="eastAsia" w:ascii="宋体" w:hAnsi="宋体"/>
          <w:color w:val="auto"/>
          <w:szCs w:val="21"/>
        </w:rPr>
      </w:pPr>
      <w:r>
        <w:rPr>
          <w:rFonts w:hint="eastAsia" w:ascii="宋体" w:hAnsi="宋体"/>
          <w:color w:val="auto"/>
          <w:szCs w:val="21"/>
        </w:rPr>
        <w:t>a）产品型号和名称；</w:t>
      </w:r>
    </w:p>
    <w:p w14:paraId="540E6F3F">
      <w:pPr>
        <w:ind w:firstLine="420" w:firstLineChars="200"/>
        <w:rPr>
          <w:rFonts w:hint="eastAsia" w:ascii="宋体" w:hAnsi="宋体"/>
          <w:color w:val="auto"/>
          <w:szCs w:val="21"/>
        </w:rPr>
      </w:pPr>
      <w:r>
        <w:rPr>
          <w:rFonts w:hint="eastAsia" w:ascii="宋体" w:hAnsi="宋体"/>
          <w:color w:val="auto"/>
          <w:szCs w:val="21"/>
        </w:rPr>
        <w:t>b）防爆标志；</w:t>
      </w:r>
    </w:p>
    <w:p w14:paraId="2D8C5FDB">
      <w:pPr>
        <w:ind w:firstLine="420" w:firstLineChars="200"/>
        <w:rPr>
          <w:rFonts w:hint="eastAsia" w:ascii="宋体" w:hAnsi="宋体"/>
          <w:color w:val="auto"/>
          <w:szCs w:val="21"/>
        </w:rPr>
      </w:pPr>
      <w:r>
        <w:rPr>
          <w:rFonts w:hint="eastAsia" w:ascii="宋体" w:hAnsi="宋体"/>
          <w:color w:val="auto"/>
          <w:szCs w:val="21"/>
        </w:rPr>
        <w:t>c）防爆合格证编号；</w:t>
      </w:r>
    </w:p>
    <w:p w14:paraId="34D61081">
      <w:pPr>
        <w:ind w:firstLine="420" w:firstLineChars="200"/>
        <w:rPr>
          <w:rFonts w:hint="eastAsia" w:ascii="宋体" w:hAnsi="宋体"/>
          <w:color w:val="auto"/>
          <w:szCs w:val="21"/>
        </w:rPr>
      </w:pPr>
      <w:r>
        <w:rPr>
          <w:rFonts w:hint="eastAsia" w:ascii="宋体" w:hAnsi="宋体"/>
          <w:color w:val="auto"/>
          <w:szCs w:val="21"/>
        </w:rPr>
        <w:t>d）煤矿安全标志编号；</w:t>
      </w:r>
    </w:p>
    <w:p w14:paraId="0F0C230A">
      <w:pPr>
        <w:ind w:firstLine="420" w:firstLineChars="200"/>
        <w:rPr>
          <w:rFonts w:hint="eastAsia" w:ascii="宋体" w:hAnsi="宋体"/>
          <w:color w:val="auto"/>
          <w:szCs w:val="21"/>
        </w:rPr>
      </w:pPr>
      <w:r>
        <w:rPr>
          <w:rFonts w:hint="eastAsia" w:ascii="宋体" w:hAnsi="宋体"/>
          <w:color w:val="auto"/>
          <w:szCs w:val="21"/>
        </w:rPr>
        <w:t>e）本安参数；</w:t>
      </w:r>
    </w:p>
    <w:p w14:paraId="7FB1727F">
      <w:pPr>
        <w:ind w:firstLine="420" w:firstLineChars="200"/>
        <w:rPr>
          <w:rFonts w:hint="eastAsia" w:ascii="宋体" w:hAnsi="宋体"/>
          <w:color w:val="auto"/>
          <w:szCs w:val="21"/>
        </w:rPr>
      </w:pPr>
      <w:r>
        <w:rPr>
          <w:rFonts w:hint="eastAsia" w:ascii="宋体" w:hAnsi="宋体"/>
          <w:color w:val="auto"/>
          <w:szCs w:val="21"/>
        </w:rPr>
        <w:t>f）产品编号及出厂日期；</w:t>
      </w:r>
    </w:p>
    <w:p w14:paraId="71E2605E">
      <w:pPr>
        <w:ind w:firstLine="420" w:firstLineChars="200"/>
        <w:rPr>
          <w:rFonts w:hint="eastAsia" w:ascii="宋体" w:hAnsi="宋体"/>
          <w:color w:val="auto"/>
          <w:szCs w:val="21"/>
        </w:rPr>
      </w:pPr>
      <w:r>
        <w:rPr>
          <w:rFonts w:hint="eastAsia" w:ascii="宋体" w:hAnsi="宋体"/>
          <w:color w:val="auto"/>
          <w:szCs w:val="21"/>
        </w:rPr>
        <w:t>g) 制造厂名；</w:t>
      </w:r>
    </w:p>
    <w:p w14:paraId="1E20B096">
      <w:pPr>
        <w:numPr>
          <w:ins w:id="0" w:author="Unknown" w:date="2021-10-28T16:57:00Z"/>
        </w:numPr>
        <w:ind w:firstLine="420" w:firstLineChars="200"/>
        <w:rPr>
          <w:rFonts w:hint="eastAsia" w:ascii="宋体" w:hAnsi="宋体"/>
          <w:color w:val="auto"/>
          <w:szCs w:val="21"/>
        </w:rPr>
      </w:pPr>
      <w:r>
        <w:rPr>
          <w:rFonts w:hint="eastAsia" w:ascii="宋体" w:hAnsi="宋体"/>
          <w:color w:val="auto"/>
          <w:szCs w:val="21"/>
        </w:rPr>
        <w:t>h）环境温度。</w:t>
      </w:r>
    </w:p>
    <w:bookmarkEnd w:id="91"/>
    <w:bookmarkEnd w:id="92"/>
    <w:p w14:paraId="741DBB3F">
      <w:pPr>
        <w:pStyle w:val="44"/>
        <w:tabs>
          <w:tab w:val="left" w:pos="1134"/>
          <w:tab w:val="clear" w:pos="567"/>
        </w:tabs>
        <w:spacing w:before="0" w:after="0"/>
        <w:ind w:left="1467" w:hanging="1467"/>
        <w:rPr>
          <w:rFonts w:hint="eastAsia"/>
          <w:color w:val="auto"/>
          <w:szCs w:val="21"/>
        </w:rPr>
      </w:pPr>
      <w:bookmarkStart w:id="93" w:name="_Toc110307904"/>
      <w:bookmarkStart w:id="94" w:name="_Toc181109849"/>
      <w:bookmarkStart w:id="95" w:name="_Toc118182505"/>
      <w:r>
        <w:rPr>
          <w:rFonts w:hint="eastAsia"/>
          <w:color w:val="auto"/>
          <w:szCs w:val="21"/>
        </w:rPr>
        <w:t>7.1.2 包装标记</w:t>
      </w:r>
    </w:p>
    <w:p w14:paraId="1A174586">
      <w:pPr>
        <w:rPr>
          <w:rFonts w:hint="eastAsia" w:ascii="宋体" w:hAnsi="宋体"/>
          <w:color w:val="auto"/>
          <w:szCs w:val="21"/>
        </w:rPr>
      </w:pPr>
      <w:r>
        <w:rPr>
          <w:rFonts w:hint="eastAsia" w:ascii="宋体" w:hAnsi="宋体"/>
          <w:color w:val="auto"/>
          <w:szCs w:val="21"/>
        </w:rPr>
        <w:t>7</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2</w:t>
      </w:r>
      <w:r>
        <w:rPr>
          <w:rFonts w:ascii="宋体" w:hAnsi="宋体"/>
          <w:color w:val="auto"/>
          <w:szCs w:val="21"/>
        </w:rPr>
        <w:t>.</w:t>
      </w:r>
      <w:r>
        <w:rPr>
          <w:rFonts w:hint="eastAsia" w:ascii="宋体" w:hAnsi="宋体"/>
          <w:color w:val="auto"/>
          <w:szCs w:val="21"/>
        </w:rPr>
        <w:t>1 包装储运标志应符合</w:t>
      </w:r>
      <w:r>
        <w:rPr>
          <w:rFonts w:ascii="宋体" w:hAnsi="宋体"/>
          <w:color w:val="auto"/>
          <w:szCs w:val="21"/>
        </w:rPr>
        <w:t>GB/T</w:t>
      </w:r>
      <w:r>
        <w:rPr>
          <w:rFonts w:hint="eastAsia" w:ascii="宋体" w:hAnsi="宋体"/>
          <w:color w:val="auto"/>
          <w:szCs w:val="21"/>
        </w:rPr>
        <w:t xml:space="preserve"> </w:t>
      </w:r>
      <w:r>
        <w:rPr>
          <w:rFonts w:ascii="宋体" w:hAnsi="宋体"/>
          <w:color w:val="auto"/>
          <w:szCs w:val="21"/>
        </w:rPr>
        <w:t>191－2008</w:t>
      </w:r>
      <w:r>
        <w:rPr>
          <w:rFonts w:hint="eastAsia" w:ascii="宋体" w:hAnsi="宋体"/>
          <w:color w:val="auto"/>
          <w:szCs w:val="21"/>
        </w:rPr>
        <w:t>的规定。</w:t>
      </w:r>
    </w:p>
    <w:p w14:paraId="5C3F5749">
      <w:pPr>
        <w:rPr>
          <w:rFonts w:hint="eastAsia" w:ascii="宋体" w:hAnsi="宋体"/>
          <w:color w:val="auto"/>
          <w:szCs w:val="21"/>
        </w:rPr>
      </w:pPr>
      <w:r>
        <w:rPr>
          <w:rFonts w:hint="eastAsia" w:ascii="宋体" w:hAnsi="宋体"/>
          <w:color w:val="auto"/>
          <w:szCs w:val="21"/>
        </w:rPr>
        <w:t>7</w:t>
      </w:r>
      <w:r>
        <w:rPr>
          <w:rFonts w:ascii="宋体" w:hAnsi="宋体"/>
          <w:color w:val="auto"/>
          <w:szCs w:val="21"/>
        </w:rPr>
        <w:t>.</w:t>
      </w:r>
      <w:r>
        <w:rPr>
          <w:rFonts w:hint="eastAsia" w:ascii="宋体" w:hAnsi="宋体"/>
          <w:color w:val="auto"/>
          <w:szCs w:val="21"/>
        </w:rPr>
        <w:t>1</w:t>
      </w:r>
      <w:r>
        <w:rPr>
          <w:rFonts w:ascii="宋体" w:hAnsi="宋体"/>
          <w:color w:val="auto"/>
          <w:szCs w:val="21"/>
        </w:rPr>
        <w:t>.</w:t>
      </w:r>
      <w:r>
        <w:rPr>
          <w:rFonts w:hint="eastAsia" w:ascii="宋体" w:hAnsi="宋体"/>
          <w:color w:val="auto"/>
          <w:szCs w:val="21"/>
        </w:rPr>
        <w:t>2</w:t>
      </w:r>
      <w:r>
        <w:rPr>
          <w:rFonts w:ascii="宋体" w:hAnsi="宋体"/>
          <w:color w:val="auto"/>
          <w:szCs w:val="21"/>
        </w:rPr>
        <w:t>.</w:t>
      </w:r>
      <w:r>
        <w:rPr>
          <w:rFonts w:hint="eastAsia" w:ascii="宋体" w:hAnsi="宋体"/>
          <w:color w:val="auto"/>
          <w:szCs w:val="21"/>
        </w:rPr>
        <w:t>2 包装箱外壁文字和标记应有：</w:t>
      </w:r>
    </w:p>
    <w:p w14:paraId="6CD0EAC6">
      <w:pPr>
        <w:ind w:firstLine="420" w:firstLineChars="200"/>
        <w:rPr>
          <w:rFonts w:hint="eastAsia" w:ascii="宋体" w:hAnsi="宋体"/>
          <w:color w:val="auto"/>
          <w:szCs w:val="21"/>
        </w:rPr>
      </w:pPr>
      <w:r>
        <w:rPr>
          <w:rFonts w:hint="eastAsia" w:ascii="宋体" w:hAnsi="宋体"/>
          <w:color w:val="auto"/>
          <w:szCs w:val="21"/>
        </w:rPr>
        <w:t>a) 制造厂名；</w:t>
      </w:r>
    </w:p>
    <w:p w14:paraId="747506DA">
      <w:pPr>
        <w:ind w:firstLine="420" w:firstLineChars="200"/>
        <w:rPr>
          <w:rFonts w:hint="eastAsia" w:ascii="宋体" w:hAnsi="宋体"/>
          <w:color w:val="auto"/>
          <w:szCs w:val="21"/>
        </w:rPr>
      </w:pPr>
      <w:r>
        <w:rPr>
          <w:rFonts w:hint="eastAsia" w:ascii="宋体" w:hAnsi="宋体"/>
          <w:color w:val="auto"/>
          <w:szCs w:val="21"/>
        </w:rPr>
        <w:t>b) 收货单位名称和地址；</w:t>
      </w:r>
    </w:p>
    <w:p w14:paraId="2E4BE205">
      <w:pPr>
        <w:ind w:firstLine="420" w:firstLineChars="200"/>
        <w:rPr>
          <w:rFonts w:hint="eastAsia" w:ascii="宋体" w:hAnsi="宋体"/>
          <w:color w:val="auto"/>
          <w:szCs w:val="21"/>
        </w:rPr>
      </w:pPr>
      <w:r>
        <w:rPr>
          <w:rFonts w:hint="eastAsia" w:ascii="宋体" w:hAnsi="宋体"/>
          <w:color w:val="auto"/>
          <w:szCs w:val="21"/>
        </w:rPr>
        <w:t>c) 产品型号和名称；</w:t>
      </w:r>
    </w:p>
    <w:p w14:paraId="455869D3">
      <w:pPr>
        <w:ind w:firstLine="420" w:firstLineChars="200"/>
        <w:rPr>
          <w:rFonts w:hint="eastAsia" w:ascii="宋体" w:hAnsi="宋体"/>
          <w:color w:val="auto"/>
          <w:szCs w:val="21"/>
        </w:rPr>
      </w:pPr>
      <w:r>
        <w:rPr>
          <w:rFonts w:hint="eastAsia" w:ascii="宋体" w:hAnsi="宋体"/>
          <w:color w:val="auto"/>
          <w:szCs w:val="21"/>
        </w:rPr>
        <w:t>d) 净重或毛重（kg）。</w:t>
      </w:r>
    </w:p>
    <w:p w14:paraId="16B63E32">
      <w:pPr>
        <w:pStyle w:val="33"/>
        <w:tabs>
          <w:tab w:val="left" w:pos="369"/>
          <w:tab w:val="left" w:pos="624"/>
          <w:tab w:val="clear" w:pos="567"/>
        </w:tabs>
        <w:spacing w:before="156" w:beforeLines="50" w:after="156" w:afterLines="50"/>
        <w:ind w:left="0" w:firstLine="0"/>
        <w:rPr>
          <w:rFonts w:hint="eastAsia" w:hAnsi="宋体"/>
          <w:color w:val="auto"/>
          <w:sz w:val="21"/>
          <w:szCs w:val="21"/>
        </w:rPr>
      </w:pPr>
      <w:r>
        <w:rPr>
          <w:rFonts w:hint="eastAsia" w:hAnsi="宋体"/>
          <w:color w:val="auto"/>
          <w:sz w:val="21"/>
          <w:szCs w:val="21"/>
        </w:rPr>
        <w:t>7.2 包装</w:t>
      </w:r>
      <w:bookmarkEnd w:id="93"/>
      <w:bookmarkEnd w:id="94"/>
      <w:bookmarkEnd w:id="95"/>
    </w:p>
    <w:p w14:paraId="304033A0">
      <w:pPr>
        <w:rPr>
          <w:rFonts w:hint="eastAsia" w:ascii="宋体" w:hAnsi="宋体" w:cs="宋体"/>
          <w:color w:val="auto"/>
          <w:szCs w:val="21"/>
        </w:rPr>
      </w:pPr>
      <w:bookmarkStart w:id="96" w:name="_Toc110307905"/>
      <w:r>
        <w:rPr>
          <w:rFonts w:hint="eastAsia" w:ascii="宋体" w:hAnsi="宋体" w:cs="宋体"/>
          <w:color w:val="auto"/>
          <w:szCs w:val="21"/>
        </w:rPr>
        <w:t>7.2.1 按GB/T 13384-2008的规定，作防雨、防潮、防震包装。</w:t>
      </w:r>
      <w:bookmarkEnd w:id="96"/>
    </w:p>
    <w:p w14:paraId="74F9E068">
      <w:pPr>
        <w:rPr>
          <w:rFonts w:hint="eastAsia" w:ascii="宋体" w:hAnsi="宋体" w:cs="宋体"/>
          <w:color w:val="auto"/>
          <w:szCs w:val="21"/>
        </w:rPr>
      </w:pPr>
      <w:bookmarkStart w:id="97" w:name="_Toc110307906"/>
      <w:bookmarkStart w:id="98" w:name="_Toc181109850"/>
      <w:r>
        <w:rPr>
          <w:rFonts w:hint="eastAsia" w:ascii="宋体" w:hAnsi="宋体" w:cs="宋体"/>
          <w:color w:val="auto"/>
          <w:szCs w:val="21"/>
        </w:rPr>
        <w:t>7.2.2 包装箱内应有以下文件</w:t>
      </w:r>
      <w:bookmarkEnd w:id="97"/>
      <w:bookmarkEnd w:id="98"/>
      <w:r>
        <w:rPr>
          <w:rFonts w:hint="eastAsia" w:ascii="宋体" w:hAnsi="宋体" w:cs="宋体"/>
          <w:color w:val="auto"/>
          <w:szCs w:val="21"/>
        </w:rPr>
        <w:t>：</w:t>
      </w:r>
    </w:p>
    <w:p w14:paraId="0EF4E1B2">
      <w:pPr>
        <w:pStyle w:val="35"/>
        <w:ind w:firstLine="424" w:firstLineChars="202"/>
        <w:jc w:val="left"/>
        <w:rPr>
          <w:rFonts w:hint="eastAsia" w:hAnsi="宋体" w:cs="宋体"/>
          <w:color w:val="auto"/>
          <w:szCs w:val="21"/>
        </w:rPr>
      </w:pPr>
      <w:r>
        <w:rPr>
          <w:rFonts w:hint="eastAsia" w:hAnsi="宋体" w:cs="宋体"/>
          <w:color w:val="auto"/>
          <w:szCs w:val="21"/>
        </w:rPr>
        <w:t>a) 产品合格证；</w:t>
      </w:r>
    </w:p>
    <w:p w14:paraId="6DDE8561">
      <w:pPr>
        <w:pStyle w:val="35"/>
        <w:ind w:firstLine="424" w:firstLineChars="202"/>
        <w:jc w:val="left"/>
        <w:rPr>
          <w:rFonts w:hint="eastAsia" w:hAnsi="宋体" w:cs="宋体"/>
          <w:color w:val="auto"/>
          <w:szCs w:val="21"/>
        </w:rPr>
      </w:pPr>
      <w:r>
        <w:rPr>
          <w:rFonts w:hint="eastAsia" w:hAnsi="宋体" w:cs="宋体"/>
          <w:color w:val="auto"/>
          <w:szCs w:val="21"/>
        </w:rPr>
        <w:t>b) 使用说明书（按GB/T 9969-2008要求编写）；</w:t>
      </w:r>
    </w:p>
    <w:p w14:paraId="51AF10AB">
      <w:pPr>
        <w:ind w:firstLine="424" w:firstLineChars="202"/>
        <w:rPr>
          <w:rFonts w:hint="eastAsia" w:ascii="宋体" w:hAnsi="宋体" w:cs="宋体"/>
          <w:color w:val="auto"/>
          <w:szCs w:val="21"/>
        </w:rPr>
      </w:pPr>
      <w:r>
        <w:rPr>
          <w:rFonts w:hint="eastAsia" w:ascii="宋体" w:hAnsi="宋体" w:cs="宋体"/>
          <w:color w:val="auto"/>
          <w:szCs w:val="21"/>
        </w:rPr>
        <w:t>c) 装箱单；</w:t>
      </w:r>
    </w:p>
    <w:p w14:paraId="119F00BB">
      <w:pPr>
        <w:ind w:firstLine="424" w:firstLineChars="202"/>
        <w:rPr>
          <w:rFonts w:hint="eastAsia" w:ascii="宋体" w:hAnsi="宋体" w:cs="宋体"/>
          <w:color w:val="auto"/>
          <w:szCs w:val="21"/>
        </w:rPr>
      </w:pPr>
      <w:r>
        <w:rPr>
          <w:rFonts w:hint="eastAsia" w:ascii="宋体" w:hAnsi="宋体" w:cs="宋体"/>
          <w:color w:val="auto"/>
          <w:szCs w:val="21"/>
        </w:rPr>
        <w:t>d) 随机备件、附件清单；</w:t>
      </w:r>
    </w:p>
    <w:p w14:paraId="74D4528A">
      <w:pPr>
        <w:ind w:firstLine="424" w:firstLineChars="202"/>
        <w:rPr>
          <w:rFonts w:hint="eastAsia" w:ascii="宋体" w:hAnsi="宋体" w:cs="宋体"/>
          <w:color w:val="auto"/>
          <w:szCs w:val="21"/>
        </w:rPr>
      </w:pPr>
      <w:r>
        <w:rPr>
          <w:rFonts w:hint="eastAsia" w:ascii="宋体" w:hAnsi="宋体" w:cs="宋体"/>
          <w:color w:val="auto"/>
          <w:szCs w:val="21"/>
        </w:rPr>
        <w:t>e) 其他必要的技术文件。</w:t>
      </w:r>
    </w:p>
    <w:p w14:paraId="08BB9065">
      <w:pPr>
        <w:pStyle w:val="33"/>
        <w:tabs>
          <w:tab w:val="left" w:pos="369"/>
          <w:tab w:val="left" w:pos="624"/>
          <w:tab w:val="clear" w:pos="567"/>
        </w:tabs>
        <w:spacing w:before="156" w:beforeLines="50" w:after="156" w:afterLines="50" w:line="240" w:lineRule="exact"/>
        <w:ind w:left="0" w:firstLine="0"/>
        <w:rPr>
          <w:rFonts w:hAnsi="宋体"/>
          <w:color w:val="auto"/>
          <w:sz w:val="21"/>
          <w:szCs w:val="21"/>
        </w:rPr>
      </w:pPr>
      <w:bookmarkStart w:id="99" w:name="_Toc110307907"/>
      <w:bookmarkStart w:id="100" w:name="_Toc118182506"/>
      <w:bookmarkStart w:id="101" w:name="_Toc181109851"/>
      <w:r>
        <w:rPr>
          <w:rFonts w:hint="eastAsia" w:hAnsi="宋体"/>
          <w:color w:val="auto"/>
          <w:sz w:val="21"/>
          <w:szCs w:val="21"/>
        </w:rPr>
        <w:t>7.</w:t>
      </w:r>
      <w:r>
        <w:rPr>
          <w:rFonts w:hint="eastAsia" w:hAnsi="宋体"/>
          <w:color w:val="auto"/>
          <w:sz w:val="21"/>
          <w:szCs w:val="21"/>
          <w:lang w:val="en-US" w:eastAsia="zh-CN"/>
        </w:rPr>
        <w:t>3</w:t>
      </w:r>
      <w:r>
        <w:rPr>
          <w:rFonts w:hint="eastAsia" w:hAnsi="宋体"/>
          <w:color w:val="auto"/>
          <w:sz w:val="21"/>
          <w:szCs w:val="21"/>
        </w:rPr>
        <w:t xml:space="preserve"> 运输</w:t>
      </w:r>
      <w:bookmarkEnd w:id="99"/>
      <w:bookmarkEnd w:id="100"/>
      <w:bookmarkEnd w:id="101"/>
    </w:p>
    <w:p w14:paraId="6641B462">
      <w:pPr>
        <w:pStyle w:val="35"/>
        <w:rPr>
          <w:rFonts w:hAnsi="宋体"/>
          <w:color w:val="auto"/>
          <w:szCs w:val="21"/>
        </w:rPr>
      </w:pPr>
      <w:r>
        <w:rPr>
          <w:rFonts w:hint="eastAsia" w:hAnsi="宋体"/>
          <w:color w:val="auto"/>
          <w:szCs w:val="21"/>
        </w:rPr>
        <w:t>包装好的手机在避免雨雪直接淋袭，避免剧烈振动和碰撞的条件下可适应水运、陆运及空运等运输方式。</w:t>
      </w:r>
    </w:p>
    <w:p w14:paraId="42694F65">
      <w:pPr>
        <w:pStyle w:val="33"/>
        <w:tabs>
          <w:tab w:val="left" w:pos="369"/>
          <w:tab w:val="left" w:pos="624"/>
          <w:tab w:val="clear" w:pos="567"/>
        </w:tabs>
        <w:spacing w:before="156" w:beforeLines="50" w:after="156" w:afterLines="50"/>
        <w:ind w:left="0" w:firstLine="0"/>
        <w:rPr>
          <w:rFonts w:hAnsi="宋体"/>
          <w:color w:val="auto"/>
          <w:sz w:val="21"/>
          <w:szCs w:val="21"/>
        </w:rPr>
      </w:pPr>
      <w:bookmarkStart w:id="102" w:name="_Toc118182507"/>
      <w:bookmarkStart w:id="103" w:name="_Toc110307908"/>
      <w:bookmarkStart w:id="104" w:name="_Toc181109852"/>
      <w:r>
        <w:rPr>
          <w:rFonts w:hint="eastAsia" w:hAnsi="宋体"/>
          <w:color w:val="auto"/>
          <w:sz w:val="21"/>
          <w:szCs w:val="21"/>
        </w:rPr>
        <w:t>7.</w:t>
      </w:r>
      <w:r>
        <w:rPr>
          <w:rFonts w:hint="eastAsia" w:hAnsi="宋体"/>
          <w:color w:val="auto"/>
          <w:sz w:val="21"/>
          <w:szCs w:val="21"/>
          <w:lang w:val="en-US" w:eastAsia="zh-CN"/>
        </w:rPr>
        <w:t>4</w:t>
      </w:r>
      <w:r>
        <w:rPr>
          <w:rFonts w:hint="eastAsia" w:hAnsi="宋体"/>
          <w:color w:val="auto"/>
          <w:sz w:val="21"/>
          <w:szCs w:val="21"/>
        </w:rPr>
        <w:t xml:space="preserve"> 贮存</w:t>
      </w:r>
      <w:bookmarkEnd w:id="102"/>
      <w:bookmarkEnd w:id="103"/>
      <w:bookmarkEnd w:id="104"/>
    </w:p>
    <w:p w14:paraId="65A4649A">
      <w:pPr>
        <w:pStyle w:val="35"/>
        <w:rPr>
          <w:rFonts w:hint="eastAsia" w:hAnsi="宋体"/>
          <w:color w:val="auto"/>
          <w:szCs w:val="21"/>
        </w:rPr>
      </w:pPr>
      <w:r>
        <w:rPr>
          <w:rFonts w:hint="eastAsia" w:hAnsi="宋体"/>
          <w:color w:val="auto"/>
          <w:szCs w:val="21"/>
        </w:rPr>
        <w:t>手机包装后，可在-10℃～+40℃，相对湿度≤90%的无腐蚀性物质、无强烈振动的室内存放一年。</w:t>
      </w:r>
    </w:p>
    <w:p w14:paraId="257EC020">
      <w:pPr>
        <w:pStyle w:val="30"/>
        <w:tabs>
          <w:tab w:val="left" w:pos="0"/>
        </w:tabs>
        <w:spacing w:before="312" w:beforeLines="100" w:after="312" w:afterLines="100" w:line="240" w:lineRule="exact"/>
        <w:ind w:left="0" w:firstLine="0"/>
        <w:outlineLvl w:val="0"/>
        <w:rPr>
          <w:rFonts w:hint="eastAsia" w:hAnsi="宋体"/>
          <w:color w:val="auto"/>
        </w:rPr>
      </w:pPr>
      <w:bookmarkStart w:id="105" w:name="_Toc110307909"/>
      <w:bookmarkStart w:id="106" w:name="_Toc118857145"/>
      <w:bookmarkStart w:id="107" w:name="_Toc118182508"/>
      <w:bookmarkStart w:id="108" w:name="_Toc121982920"/>
      <w:bookmarkStart w:id="109" w:name="_Toc181109853"/>
      <w:bookmarkStart w:id="110" w:name="_Toc118968267"/>
      <w:r>
        <w:rPr>
          <w:rFonts w:hint="eastAsia" w:hAnsi="宋体"/>
          <w:color w:val="auto"/>
        </w:rPr>
        <w:t>8. 质量保证</w:t>
      </w:r>
      <w:bookmarkEnd w:id="105"/>
      <w:bookmarkEnd w:id="106"/>
      <w:bookmarkEnd w:id="107"/>
      <w:bookmarkEnd w:id="108"/>
      <w:bookmarkEnd w:id="109"/>
      <w:bookmarkEnd w:id="110"/>
    </w:p>
    <w:p w14:paraId="4A3B2D3A">
      <w:pPr>
        <w:pStyle w:val="35"/>
        <w:rPr>
          <w:color w:val="auto"/>
        </w:rPr>
      </w:pPr>
      <w:r>
        <w:rPr>
          <w:rFonts w:hint="eastAsia"/>
          <w:color w:val="auto"/>
          <w:lang/>
        </w:rPr>
        <mc:AlternateContent>
          <mc:Choice Requires="wps">
            <w:drawing>
              <wp:anchor distT="0" distB="0" distL="114300" distR="114300" simplePos="0" relativeHeight="251659264" behindDoc="0" locked="0" layoutInCell="1" allowOverlap="1">
                <wp:simplePos x="0" y="0"/>
                <wp:positionH relativeFrom="column">
                  <wp:posOffset>1257300</wp:posOffset>
                </wp:positionH>
                <wp:positionV relativeFrom="paragraph">
                  <wp:posOffset>571500</wp:posOffset>
                </wp:positionV>
                <wp:extent cx="2400300" cy="635"/>
                <wp:effectExtent l="0" t="9525" r="7620" b="12700"/>
                <wp:wrapNone/>
                <wp:docPr id="1" name="直线 42"/>
                <wp:cNvGraphicFramePr/>
                <a:graphic xmlns:a="http://schemas.openxmlformats.org/drawingml/2006/main">
                  <a:graphicData uri="http://schemas.microsoft.com/office/word/2010/wordprocessingShape">
                    <wps:wsp>
                      <wps:cNvSpPr/>
                      <wps:spPr>
                        <a:xfrm flipV="1">
                          <a:off x="0" y="0"/>
                          <a:ext cx="2400300" cy="635"/>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42" o:spid="_x0000_s1026" o:spt="20" style="position:absolute;left:0pt;flip:y;margin-left:99pt;margin-top:45pt;height:0.05pt;width:189pt;z-index:251659264;mso-width-relative:page;mso-height-relative:page;" filled="f" stroked="t" coordsize="21600,21600" o:gfxdata="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4FxtNUAAAAJAQAADwAAAAAAAAABACAAAAAiAAAAZHJzL2Rvd25yZXYueG1sUEsBAhQAFAAAAAgA&#10;h07iQL2NMibvAQAA6QMAAA4AAAAAAAAAAQAgAAAAJAEAAGRycy9lMm9Eb2MueG1sUEsFBgAAAAAG&#10;AAYAWQEAAIUFAAAAAA==&#10;">
                <v:fill on="f" focussize="0,0"/>
                <v:stroke weight="1.5pt" color="#000000" joinstyle="round"/>
                <v:imagedata o:title=""/>
                <o:lock v:ext="edit" aspectratio="f"/>
              </v:line>
            </w:pict>
          </mc:Fallback>
        </mc:AlternateContent>
      </w:r>
      <w:r>
        <w:rPr>
          <w:rFonts w:hint="eastAsia"/>
          <w:color w:val="auto"/>
        </w:rPr>
        <w:t>在用户遵守保管及使用规则的条件下，自发货之日起，一年内因质量不良或包装不善而发生损坏或不能工作的产品，生产厂商负责免费修理或更换。</w:t>
      </w:r>
    </w:p>
    <w:sectPr>
      <w:headerReference r:id="rId14" w:type="first"/>
      <w:footerReference r:id="rId16" w:type="first"/>
      <w:headerReference r:id="rId13" w:type="default"/>
      <w:footerReference r:id="rId15" w:type="default"/>
      <w:pgSz w:w="11906" w:h="16838"/>
      <w:pgMar w:top="1109" w:right="1301" w:bottom="779" w:left="1800" w:header="850" w:footer="708"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轻舞飞扬" w:date="2025-07-17T16:08:00Z" w:initials="">
    <w:p w14:paraId="1C2B5D81">
      <w:pPr>
        <w:pStyle w:val="4"/>
        <w:rPr>
          <w:rFonts w:hint="default" w:eastAsia="宋体"/>
          <w:lang w:val="en-US" w:eastAsia="zh-CN"/>
        </w:rPr>
      </w:pPr>
      <w:r>
        <w:rPr>
          <w:rFonts w:hint="eastAsia"/>
          <w:lang w:val="en-US" w:eastAsia="zh-CN"/>
        </w:rPr>
        <w:t>对应第3点</w:t>
      </w:r>
    </w:p>
  </w:comment>
  <w:comment w:id="1" w:author="轻舞飞扬" w:date="2025-07-17T16:04:00Z" w:initials="">
    <w:p w14:paraId="578AF5BA">
      <w:pPr>
        <w:pStyle w:val="4"/>
        <w:rPr>
          <w:rFonts w:hint="default" w:eastAsia="宋体"/>
          <w:lang w:val="en-US" w:eastAsia="zh-CN"/>
        </w:rPr>
      </w:pPr>
      <w:r>
        <w:rPr>
          <w:rFonts w:hint="eastAsia"/>
          <w:lang w:val="en-US" w:eastAsia="zh-CN"/>
        </w:rPr>
        <w:t>对应第2点</w:t>
      </w:r>
    </w:p>
  </w:comment>
  <w:comment w:id="2" w:author="轻舞飞扬" w:date="2025-07-17T16:10:00Z" w:initials="">
    <w:p w14:paraId="16D78A66">
      <w:pPr>
        <w:pStyle w:val="4"/>
        <w:rPr>
          <w:rFonts w:hint="default" w:eastAsia="宋体"/>
          <w:lang w:val="en-US" w:eastAsia="zh-CN"/>
        </w:rPr>
      </w:pPr>
      <w:r>
        <w:rPr>
          <w:rFonts w:hint="eastAsia"/>
          <w:lang w:val="en-US" w:eastAsia="zh-CN"/>
        </w:rPr>
        <w:t>对应第4点</w:t>
      </w:r>
    </w:p>
  </w:comment>
  <w:comment w:id="3" w:author="轻舞飞扬" w:date="2025-07-17T16:35:00Z" w:initials="">
    <w:p w14:paraId="7456430E">
      <w:pPr>
        <w:pStyle w:val="4"/>
        <w:rPr>
          <w:rFonts w:hint="default" w:eastAsia="宋体"/>
          <w:lang w:val="en-US" w:eastAsia="zh-CN"/>
        </w:rPr>
      </w:pPr>
      <w:r>
        <w:rPr>
          <w:rFonts w:hint="eastAsia"/>
          <w:lang w:val="en-US" w:eastAsia="zh-CN"/>
        </w:rPr>
        <w:t>对应第30点</w:t>
      </w:r>
    </w:p>
  </w:comment>
  <w:comment w:id="4" w:author="轻舞飞扬" w:date="2025-07-17T16:31:00Z" w:initials="">
    <w:p w14:paraId="23283C4F">
      <w:pPr>
        <w:pStyle w:val="4"/>
        <w:rPr>
          <w:rFonts w:hint="default" w:eastAsia="宋体"/>
          <w:lang w:val="en-US" w:eastAsia="zh-CN"/>
        </w:rPr>
      </w:pPr>
      <w:r>
        <w:rPr>
          <w:rFonts w:hint="eastAsia"/>
          <w:lang w:val="en-US" w:eastAsia="zh-CN"/>
        </w:rPr>
        <w:t>对应第27，33点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2B5D81" w15:done="0"/>
  <w15:commentEx w15:paraId="578AF5BA" w15:done="0"/>
  <w15:commentEx w15:paraId="16D78A66" w15:done="0"/>
  <w15:commentEx w15:paraId="7456430E" w15:done="0"/>
  <w15:commentEx w15:paraId="23283C4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414B2">
    <w:pPr>
      <w:pStyle w:val="9"/>
      <w:rPr>
        <w:rStyle w:val="16"/>
      </w:rPr>
    </w:pPr>
  </w:p>
  <w:p w14:paraId="289CA6E0">
    <w:pPr>
      <w:pStyle w:val="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B9DDE">
    <w:pPr>
      <w:pStyle w:val="9"/>
      <w:framePr w:wrap="around" w:vAnchor="text" w:hAnchor="margin" w:xAlign="right" w:y="1"/>
      <w:rPr>
        <w:rStyle w:val="16"/>
      </w:rPr>
    </w:pPr>
    <w:r>
      <w:fldChar w:fldCharType="begin"/>
    </w:r>
    <w:r>
      <w:rPr>
        <w:rStyle w:val="16"/>
      </w:rPr>
      <w:instrText xml:space="preserve">PAGE  </w:instrText>
    </w:r>
    <w:r>
      <w:fldChar w:fldCharType="separate"/>
    </w:r>
    <w:r>
      <w:rPr>
        <w:rStyle w:val="16"/>
      </w:rPr>
      <w:t>III</w:t>
    </w:r>
    <w:r>
      <w:fldChar w:fldCharType="end"/>
    </w:r>
  </w:p>
  <w:p w14:paraId="01405F24">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A8B60">
    <w:pPr>
      <w:pStyle w:val="9"/>
      <w:rPr>
        <w:rStyle w:val="16"/>
      </w:rPr>
    </w:pPr>
  </w:p>
  <w:p w14:paraId="1D1EC418">
    <w:pPr>
      <w:pStyle w:val="9"/>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8296A">
    <w:pPr>
      <w:pStyle w:val="9"/>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572D5">
    <w:pPr>
      <w:pStyle w:val="9"/>
      <w:rPr>
        <w:rStyle w:val="16"/>
      </w:rPr>
    </w:pPr>
  </w:p>
  <w:p w14:paraId="0F860C2E">
    <w:pPr>
      <w:pStyle w:val="9"/>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55E45">
    <w:pPr>
      <w:pStyle w:val="9"/>
      <w:ind w:firstLine="4320" w:firstLineChars="240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44D56">
    <w:pPr>
      <w:pStyle w:val="10"/>
      <w:pBdr>
        <w:bottom w:val="none" w:color="auto" w:sz="0" w:space="1"/>
      </w:pBdr>
      <w:wordWrap w:val="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1987B">
    <w:pPr>
      <w:snapToGrid w:val="0"/>
      <w:rPr>
        <w:rFonts w:hint="eastAsia"/>
      </w:rPr>
    </w:pPr>
  </w:p>
  <w:p w14:paraId="543028F2">
    <w:pPr>
      <w:snapToGrid w:val="0"/>
      <w:jc w:val="right"/>
      <w:rPr>
        <w:rFonts w:hint="eastAsia"/>
        <w:sz w:val="18"/>
      </w:rPr>
    </w:pPr>
    <w:r>
      <w:rPr>
        <w:rFonts w:hint="eastAsia"/>
      </w:rPr>
      <w:t xml:space="preserve">    </w:t>
    </w:r>
    <w:r>
      <w:rPr>
        <w:rFonts w:hint="eastAsia" w:ascii="宋体" w:hAnsi="宋体" w:cs="宋体"/>
      </w:rPr>
      <w:t xml:space="preserve">                                                                                                                    </w:t>
    </w:r>
  </w:p>
  <w:p w14:paraId="63058897">
    <w:pPr>
      <w:rPr>
        <w:rFonts w:hint="eastAsia" w:ascii="宋体" w:hAnsi="宋体" w:cs="宋体"/>
      </w:rPr>
    </w:pPr>
    <w:r>
      <w:rPr>
        <w:rFonts w:hint="eastAsia" w:ascii="宋体" w:hAnsi="宋体" w:cs="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EED7A">
    <w:pPr>
      <w:pStyle w:val="10"/>
      <w:pBdr>
        <w:bottom w:val="none" w:color="auto" w:sz="0" w:space="1"/>
      </w:pBdr>
      <w:wordWrap w:val="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B960B">
    <w:pPr>
      <w:pStyle w:val="10"/>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3A631">
    <w:pPr>
      <w:snapToGrid w:val="0"/>
      <w:jc w:val="right"/>
      <w:rPr>
        <w:rFonts w:hAnsi="宋体"/>
        <w:b/>
        <w:szCs w:val="21"/>
      </w:rPr>
    </w:pPr>
    <w:r>
      <w:rPr>
        <w:rFonts w:hint="eastAsia" w:ascii="宋体" w:hAnsi="宋体"/>
        <w:szCs w:val="21"/>
      </w:rPr>
      <w:t>Q/JW</w:t>
    </w:r>
    <w:r>
      <w:rPr>
        <w:rFonts w:hint="eastAsia" w:ascii="宋体" w:hAnsi="宋体"/>
        <w:szCs w:val="21"/>
        <w:lang w:val="en-US" w:eastAsia="zh-CN"/>
      </w:rPr>
      <w:t>7</w:t>
    </w:r>
    <w:r>
      <w:rPr>
        <w:rFonts w:hint="eastAsia" w:ascii="宋体" w:hAnsi="宋体"/>
        <w:szCs w:val="21"/>
      </w:rPr>
      <w:t>.</w:t>
    </w:r>
    <w:r>
      <w:rPr>
        <w:rFonts w:hint="eastAsia" w:ascii="宋体" w:hAnsi="宋体"/>
        <w:szCs w:val="21"/>
        <w:lang w:val="en-US" w:eastAsia="zh-CN"/>
      </w:rPr>
      <w:t>1</w:t>
    </w:r>
    <w:r>
      <w:rPr>
        <w:rFonts w:hint="eastAsia" w:ascii="宋体" w:hAnsi="宋体"/>
        <w:szCs w:val="21"/>
      </w:rPr>
      <w:t>-202</w:t>
    </w:r>
    <w:r>
      <w:rPr>
        <w:rFonts w:hint="eastAsia" w:ascii="宋体" w:hAnsi="宋体"/>
        <w:szCs w:val="21"/>
        <w:lang w:val="en-US" w:eastAsia="zh-CN"/>
      </w:rPr>
      <w:t>5</w:t>
    </w:r>
    <w:r>
      <w:rPr>
        <w:rFonts w:hint="eastAsia"/>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ABB06">
    <w:pPr>
      <w:snapToGrid w:val="0"/>
      <w:jc w:val="right"/>
      <w:rPr>
        <w:rFonts w:hint="eastAsia" w:ascii="宋体" w:hAnsi="宋体" w:cs="宋体"/>
      </w:rPr>
    </w:pPr>
    <w:r>
      <w:rPr>
        <w:rFonts w:hint="eastAsia" w:ascii="宋体" w:hAnsi="宋体"/>
        <w:szCs w:val="21"/>
      </w:rPr>
      <w:t>Q/JW</w:t>
    </w:r>
    <w:r>
      <w:rPr>
        <w:rFonts w:hint="eastAsia" w:ascii="宋体" w:hAnsi="宋体"/>
        <w:szCs w:val="21"/>
        <w:lang w:val="en-US" w:eastAsia="zh-CN"/>
      </w:rPr>
      <w:t>7.1</w:t>
    </w:r>
    <w:r>
      <w:rPr>
        <w:rFonts w:hint="eastAsia" w:ascii="宋体" w:hAnsi="宋体"/>
        <w:szCs w:val="21"/>
      </w:rPr>
      <w:t>-202</w:t>
    </w:r>
    <w:r>
      <w:rPr>
        <w:rFonts w:hint="eastAsia" w:ascii="宋体" w:hAnsi="宋体"/>
        <w:szCs w:val="21"/>
        <w:lang w:val="en-US" w:eastAsia="zh-CN"/>
      </w:rPr>
      <w:t>5</w:t>
    </w:r>
    <w:r>
      <w:rPr>
        <w:rFonts w:hint="eastAsia"/>
      </w:rPr>
      <w:t xml:space="preserve">                                                                          </w:t>
    </w:r>
    <w:r>
      <w:rPr>
        <w:rFonts w:hint="eastAsia" w:ascii="宋体" w:hAnsi="宋体" w:cs="宋体"/>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DE41BF"/>
    <w:multiLevelType w:val="multilevel"/>
    <w:tmpl w:val="2ADE41BF"/>
    <w:lvl w:ilvl="0" w:tentative="0">
      <w:start w:val="1"/>
      <w:numFmt w:val="lowerLetter"/>
      <w:lvlText w:val="%1)"/>
      <w:lvlJc w:val="left"/>
      <w:pPr>
        <w:tabs>
          <w:tab w:val="left" w:pos="1155"/>
        </w:tabs>
        <w:ind w:left="1155" w:hanging="420"/>
      </w:pPr>
      <w:rPr>
        <w:color w:val="000000"/>
      </w:rPr>
    </w:lvl>
    <w:lvl w:ilvl="1" w:tentative="0">
      <w:start w:val="1"/>
      <w:numFmt w:val="lowerLetter"/>
      <w:lvlText w:val="%2)"/>
      <w:lvlJc w:val="left"/>
      <w:pPr>
        <w:tabs>
          <w:tab w:val="left" w:pos="1470"/>
        </w:tabs>
        <w:ind w:left="1470" w:hanging="420"/>
      </w:pPr>
    </w:lvl>
    <w:lvl w:ilvl="2" w:tentative="0">
      <w:start w:val="1"/>
      <w:numFmt w:val="lowerRoman"/>
      <w:lvlText w:val="%3."/>
      <w:lvlJc w:val="right"/>
      <w:pPr>
        <w:tabs>
          <w:tab w:val="left" w:pos="1890"/>
        </w:tabs>
        <w:ind w:left="1890" w:hanging="420"/>
      </w:pPr>
    </w:lvl>
    <w:lvl w:ilvl="3" w:tentative="0">
      <w:start w:val="1"/>
      <w:numFmt w:val="decimal"/>
      <w:lvlText w:val="%4."/>
      <w:lvlJc w:val="left"/>
      <w:pPr>
        <w:tabs>
          <w:tab w:val="left" w:pos="2310"/>
        </w:tabs>
        <w:ind w:left="2310" w:hanging="420"/>
      </w:pPr>
    </w:lvl>
    <w:lvl w:ilvl="4" w:tentative="0">
      <w:start w:val="1"/>
      <w:numFmt w:val="lowerLetter"/>
      <w:lvlText w:val="%5)"/>
      <w:lvlJc w:val="left"/>
      <w:pPr>
        <w:tabs>
          <w:tab w:val="left" w:pos="2730"/>
        </w:tabs>
        <w:ind w:left="2730" w:hanging="420"/>
      </w:pPr>
    </w:lvl>
    <w:lvl w:ilvl="5" w:tentative="0">
      <w:start w:val="1"/>
      <w:numFmt w:val="lowerRoman"/>
      <w:lvlText w:val="%6."/>
      <w:lvlJc w:val="right"/>
      <w:pPr>
        <w:tabs>
          <w:tab w:val="left" w:pos="3150"/>
        </w:tabs>
        <w:ind w:left="3150" w:hanging="420"/>
      </w:pPr>
    </w:lvl>
    <w:lvl w:ilvl="6" w:tentative="0">
      <w:start w:val="1"/>
      <w:numFmt w:val="decimal"/>
      <w:lvlText w:val="%7."/>
      <w:lvlJc w:val="left"/>
      <w:pPr>
        <w:tabs>
          <w:tab w:val="left" w:pos="3570"/>
        </w:tabs>
        <w:ind w:left="3570" w:hanging="420"/>
      </w:pPr>
    </w:lvl>
    <w:lvl w:ilvl="7" w:tentative="0">
      <w:start w:val="1"/>
      <w:numFmt w:val="lowerLetter"/>
      <w:lvlText w:val="%8)"/>
      <w:lvlJc w:val="left"/>
      <w:pPr>
        <w:tabs>
          <w:tab w:val="left" w:pos="3990"/>
        </w:tabs>
        <w:ind w:left="3990" w:hanging="420"/>
      </w:pPr>
    </w:lvl>
    <w:lvl w:ilvl="8" w:tentative="0">
      <w:start w:val="1"/>
      <w:numFmt w:val="lowerRoman"/>
      <w:lvlText w:val="%9."/>
      <w:lvlJc w:val="right"/>
      <w:pPr>
        <w:tabs>
          <w:tab w:val="left" w:pos="4410"/>
        </w:tabs>
        <w:ind w:left="4410" w:hanging="420"/>
      </w:pPr>
    </w:lvl>
  </w:abstractNum>
  <w:abstractNum w:abstractNumId="1">
    <w:nsid w:val="72E74B25"/>
    <w:multiLevelType w:val="multilevel"/>
    <w:tmpl w:val="72E74B25"/>
    <w:lvl w:ilvl="0" w:tentative="0">
      <w:start w:val="1"/>
      <w:numFmt w:val="lowerLetter"/>
      <w:lvlText w:val="%1)"/>
      <w:lvlJc w:val="left"/>
      <w:pPr>
        <w:tabs>
          <w:tab w:val="left" w:pos="945"/>
        </w:tabs>
        <w:ind w:left="945" w:hanging="420"/>
      </w:pPr>
      <w:rPr>
        <w:color w:val="000000"/>
      </w:rPr>
    </w:lvl>
    <w:lvl w:ilvl="1" w:tentative="0">
      <w:start w:val="6"/>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轻舞飞扬">
    <w15:presenceInfo w15:providerId="None" w15:userId="轻舞飞扬"/>
  </w15:person>
  <w15:person w15:author="Unknown">
    <w15:presenceInfo w15:providerId="None" w15:userId="Unkn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kNzRiNzBmYTlkZjU4ODE5ODgwYzExZGJiYTQzNjEifQ=="/>
  </w:docVars>
  <w:rsids>
    <w:rsidRoot w:val="00172A27"/>
    <w:rsid w:val="000010C3"/>
    <w:rsid w:val="000034A3"/>
    <w:rsid w:val="0001100F"/>
    <w:rsid w:val="0001761A"/>
    <w:rsid w:val="0002329F"/>
    <w:rsid w:val="000400E7"/>
    <w:rsid w:val="00042E3D"/>
    <w:rsid w:val="0004649A"/>
    <w:rsid w:val="0005746A"/>
    <w:rsid w:val="00062487"/>
    <w:rsid w:val="00077BA0"/>
    <w:rsid w:val="00077FBB"/>
    <w:rsid w:val="0009335F"/>
    <w:rsid w:val="000A1B76"/>
    <w:rsid w:val="000B1BBF"/>
    <w:rsid w:val="000B5125"/>
    <w:rsid w:val="000C5940"/>
    <w:rsid w:val="000C65D9"/>
    <w:rsid w:val="000D2109"/>
    <w:rsid w:val="000D3B59"/>
    <w:rsid w:val="000E38D4"/>
    <w:rsid w:val="000F195D"/>
    <w:rsid w:val="00104BFC"/>
    <w:rsid w:val="00110016"/>
    <w:rsid w:val="001114EC"/>
    <w:rsid w:val="00117F86"/>
    <w:rsid w:val="00123743"/>
    <w:rsid w:val="00137BC8"/>
    <w:rsid w:val="00143B0B"/>
    <w:rsid w:val="0014658E"/>
    <w:rsid w:val="001574AB"/>
    <w:rsid w:val="0016422E"/>
    <w:rsid w:val="00172111"/>
    <w:rsid w:val="001A074C"/>
    <w:rsid w:val="001D0B86"/>
    <w:rsid w:val="001D45F4"/>
    <w:rsid w:val="001D6B8A"/>
    <w:rsid w:val="001E4AB7"/>
    <w:rsid w:val="001F3433"/>
    <w:rsid w:val="001F5494"/>
    <w:rsid w:val="00201D31"/>
    <w:rsid w:val="00235EEC"/>
    <w:rsid w:val="00236388"/>
    <w:rsid w:val="00244AF8"/>
    <w:rsid w:val="00254501"/>
    <w:rsid w:val="002855D7"/>
    <w:rsid w:val="00294C3B"/>
    <w:rsid w:val="002A413D"/>
    <w:rsid w:val="002C3726"/>
    <w:rsid w:val="002F7E97"/>
    <w:rsid w:val="00331F87"/>
    <w:rsid w:val="0033359C"/>
    <w:rsid w:val="00340BE8"/>
    <w:rsid w:val="0035776B"/>
    <w:rsid w:val="00383467"/>
    <w:rsid w:val="003A2E8D"/>
    <w:rsid w:val="003A315E"/>
    <w:rsid w:val="003B1993"/>
    <w:rsid w:val="003C18B5"/>
    <w:rsid w:val="003C2A1D"/>
    <w:rsid w:val="003D6597"/>
    <w:rsid w:val="003F5643"/>
    <w:rsid w:val="0043678A"/>
    <w:rsid w:val="00443DB1"/>
    <w:rsid w:val="004518F7"/>
    <w:rsid w:val="00454FDF"/>
    <w:rsid w:val="0046246A"/>
    <w:rsid w:val="004672D5"/>
    <w:rsid w:val="0047416F"/>
    <w:rsid w:val="00497AB2"/>
    <w:rsid w:val="004A17AA"/>
    <w:rsid w:val="004E1FA1"/>
    <w:rsid w:val="004E790B"/>
    <w:rsid w:val="005029BF"/>
    <w:rsid w:val="00507AD9"/>
    <w:rsid w:val="005376D2"/>
    <w:rsid w:val="005426E0"/>
    <w:rsid w:val="00556D65"/>
    <w:rsid w:val="0057071C"/>
    <w:rsid w:val="005712FB"/>
    <w:rsid w:val="005915F9"/>
    <w:rsid w:val="005B34EB"/>
    <w:rsid w:val="005C771C"/>
    <w:rsid w:val="005D524C"/>
    <w:rsid w:val="005F194C"/>
    <w:rsid w:val="005F5459"/>
    <w:rsid w:val="00611D4E"/>
    <w:rsid w:val="00614D8A"/>
    <w:rsid w:val="0063333C"/>
    <w:rsid w:val="00680EDC"/>
    <w:rsid w:val="006A31FB"/>
    <w:rsid w:val="006A7CC4"/>
    <w:rsid w:val="006B55BF"/>
    <w:rsid w:val="006B5DCD"/>
    <w:rsid w:val="006E0523"/>
    <w:rsid w:val="006E4712"/>
    <w:rsid w:val="006E70FD"/>
    <w:rsid w:val="006E7528"/>
    <w:rsid w:val="007005E9"/>
    <w:rsid w:val="00705049"/>
    <w:rsid w:val="007120A0"/>
    <w:rsid w:val="00713057"/>
    <w:rsid w:val="007232FC"/>
    <w:rsid w:val="007322BA"/>
    <w:rsid w:val="00753C20"/>
    <w:rsid w:val="0075494E"/>
    <w:rsid w:val="007606C0"/>
    <w:rsid w:val="00770638"/>
    <w:rsid w:val="00770888"/>
    <w:rsid w:val="00776082"/>
    <w:rsid w:val="0077645F"/>
    <w:rsid w:val="00794DFA"/>
    <w:rsid w:val="007A0907"/>
    <w:rsid w:val="007B4B7C"/>
    <w:rsid w:val="007D701F"/>
    <w:rsid w:val="007D74F7"/>
    <w:rsid w:val="007E558D"/>
    <w:rsid w:val="007E69D2"/>
    <w:rsid w:val="007F7FC1"/>
    <w:rsid w:val="00815430"/>
    <w:rsid w:val="008443A8"/>
    <w:rsid w:val="0084712D"/>
    <w:rsid w:val="00856A17"/>
    <w:rsid w:val="00862F63"/>
    <w:rsid w:val="00881C87"/>
    <w:rsid w:val="00883E9A"/>
    <w:rsid w:val="00885316"/>
    <w:rsid w:val="00892149"/>
    <w:rsid w:val="008B42BA"/>
    <w:rsid w:val="008D4A50"/>
    <w:rsid w:val="008E108A"/>
    <w:rsid w:val="008E46B8"/>
    <w:rsid w:val="009023A8"/>
    <w:rsid w:val="00905C9C"/>
    <w:rsid w:val="009174D1"/>
    <w:rsid w:val="00954167"/>
    <w:rsid w:val="00965B8F"/>
    <w:rsid w:val="00991173"/>
    <w:rsid w:val="009A768D"/>
    <w:rsid w:val="009C5580"/>
    <w:rsid w:val="009D3BD5"/>
    <w:rsid w:val="009D755D"/>
    <w:rsid w:val="009E45F5"/>
    <w:rsid w:val="009F10B4"/>
    <w:rsid w:val="00A3207F"/>
    <w:rsid w:val="00A33DD5"/>
    <w:rsid w:val="00A3706E"/>
    <w:rsid w:val="00A37F14"/>
    <w:rsid w:val="00A40AC2"/>
    <w:rsid w:val="00A8030E"/>
    <w:rsid w:val="00A90E0A"/>
    <w:rsid w:val="00A92DEE"/>
    <w:rsid w:val="00A97CC0"/>
    <w:rsid w:val="00AE04F2"/>
    <w:rsid w:val="00AE0DE2"/>
    <w:rsid w:val="00B1641A"/>
    <w:rsid w:val="00B26486"/>
    <w:rsid w:val="00B265F9"/>
    <w:rsid w:val="00B27171"/>
    <w:rsid w:val="00B44844"/>
    <w:rsid w:val="00B63A89"/>
    <w:rsid w:val="00B81422"/>
    <w:rsid w:val="00BA00B1"/>
    <w:rsid w:val="00BA1392"/>
    <w:rsid w:val="00BA2BA0"/>
    <w:rsid w:val="00BA4127"/>
    <w:rsid w:val="00BC093F"/>
    <w:rsid w:val="00BC0A92"/>
    <w:rsid w:val="00BC7CF7"/>
    <w:rsid w:val="00BD7D32"/>
    <w:rsid w:val="00BE04CE"/>
    <w:rsid w:val="00BF7E29"/>
    <w:rsid w:val="00C005BA"/>
    <w:rsid w:val="00C00FE5"/>
    <w:rsid w:val="00C11C39"/>
    <w:rsid w:val="00C26B31"/>
    <w:rsid w:val="00C32F70"/>
    <w:rsid w:val="00C35D26"/>
    <w:rsid w:val="00C36648"/>
    <w:rsid w:val="00C43063"/>
    <w:rsid w:val="00C433AD"/>
    <w:rsid w:val="00C945D3"/>
    <w:rsid w:val="00CA3C2E"/>
    <w:rsid w:val="00CC1C10"/>
    <w:rsid w:val="00D023DC"/>
    <w:rsid w:val="00D03635"/>
    <w:rsid w:val="00D03BD7"/>
    <w:rsid w:val="00D31B65"/>
    <w:rsid w:val="00D41975"/>
    <w:rsid w:val="00D52EDE"/>
    <w:rsid w:val="00D563FF"/>
    <w:rsid w:val="00D56A13"/>
    <w:rsid w:val="00D631BD"/>
    <w:rsid w:val="00D665B1"/>
    <w:rsid w:val="00D72001"/>
    <w:rsid w:val="00D766EF"/>
    <w:rsid w:val="00D842AA"/>
    <w:rsid w:val="00DA4280"/>
    <w:rsid w:val="00DB3B0A"/>
    <w:rsid w:val="00DC5A1B"/>
    <w:rsid w:val="00DD76E8"/>
    <w:rsid w:val="00DD7A2E"/>
    <w:rsid w:val="00E10A5D"/>
    <w:rsid w:val="00E2234A"/>
    <w:rsid w:val="00E260E9"/>
    <w:rsid w:val="00E3317B"/>
    <w:rsid w:val="00E479E6"/>
    <w:rsid w:val="00E62DF7"/>
    <w:rsid w:val="00E64F84"/>
    <w:rsid w:val="00E72123"/>
    <w:rsid w:val="00E72594"/>
    <w:rsid w:val="00E93702"/>
    <w:rsid w:val="00E93F60"/>
    <w:rsid w:val="00E94E90"/>
    <w:rsid w:val="00EA2B43"/>
    <w:rsid w:val="00EA7236"/>
    <w:rsid w:val="00EC2E8D"/>
    <w:rsid w:val="00ED2E1F"/>
    <w:rsid w:val="00ED7BA9"/>
    <w:rsid w:val="00ED7E72"/>
    <w:rsid w:val="00F05681"/>
    <w:rsid w:val="00F10704"/>
    <w:rsid w:val="00F229F6"/>
    <w:rsid w:val="00F249ED"/>
    <w:rsid w:val="00F2726A"/>
    <w:rsid w:val="00F34871"/>
    <w:rsid w:val="00F40671"/>
    <w:rsid w:val="00F40EB6"/>
    <w:rsid w:val="00F60DFC"/>
    <w:rsid w:val="00F85513"/>
    <w:rsid w:val="00F9096A"/>
    <w:rsid w:val="00F937CC"/>
    <w:rsid w:val="00FA2FFC"/>
    <w:rsid w:val="00FA3D38"/>
    <w:rsid w:val="00FC2B68"/>
    <w:rsid w:val="00FD12E9"/>
    <w:rsid w:val="00FD2D01"/>
    <w:rsid w:val="00FE2F4B"/>
    <w:rsid w:val="00FF081A"/>
    <w:rsid w:val="013D6280"/>
    <w:rsid w:val="01DE2D63"/>
    <w:rsid w:val="023A5227"/>
    <w:rsid w:val="023F2672"/>
    <w:rsid w:val="026A794F"/>
    <w:rsid w:val="028E77E8"/>
    <w:rsid w:val="029F4512"/>
    <w:rsid w:val="039F08DC"/>
    <w:rsid w:val="03B60BF9"/>
    <w:rsid w:val="04665D3C"/>
    <w:rsid w:val="04A666E8"/>
    <w:rsid w:val="04FE59B0"/>
    <w:rsid w:val="05250E72"/>
    <w:rsid w:val="05265841"/>
    <w:rsid w:val="05A50F26"/>
    <w:rsid w:val="05B56746"/>
    <w:rsid w:val="05BD324B"/>
    <w:rsid w:val="062B600B"/>
    <w:rsid w:val="06840B3B"/>
    <w:rsid w:val="071E5216"/>
    <w:rsid w:val="078F59E9"/>
    <w:rsid w:val="07A637D0"/>
    <w:rsid w:val="07F77698"/>
    <w:rsid w:val="083E2217"/>
    <w:rsid w:val="08632245"/>
    <w:rsid w:val="097F28BA"/>
    <w:rsid w:val="09B33ED2"/>
    <w:rsid w:val="09BC127E"/>
    <w:rsid w:val="0A3C7C50"/>
    <w:rsid w:val="0C5F6111"/>
    <w:rsid w:val="0C744D0A"/>
    <w:rsid w:val="0D09600B"/>
    <w:rsid w:val="0D980DF5"/>
    <w:rsid w:val="0E4F6300"/>
    <w:rsid w:val="0EC3296A"/>
    <w:rsid w:val="0F703245"/>
    <w:rsid w:val="0F9C6EF5"/>
    <w:rsid w:val="10172D27"/>
    <w:rsid w:val="1105485D"/>
    <w:rsid w:val="111D687B"/>
    <w:rsid w:val="11861B8A"/>
    <w:rsid w:val="11B57A5E"/>
    <w:rsid w:val="11EE77B0"/>
    <w:rsid w:val="11F72B09"/>
    <w:rsid w:val="123A29F6"/>
    <w:rsid w:val="12B03215"/>
    <w:rsid w:val="12B25E6D"/>
    <w:rsid w:val="12FE46DE"/>
    <w:rsid w:val="138E6589"/>
    <w:rsid w:val="13B81064"/>
    <w:rsid w:val="144869AA"/>
    <w:rsid w:val="14797CF2"/>
    <w:rsid w:val="148F1C81"/>
    <w:rsid w:val="150C6E58"/>
    <w:rsid w:val="16BC0A75"/>
    <w:rsid w:val="16E01F94"/>
    <w:rsid w:val="170A77BB"/>
    <w:rsid w:val="17240F19"/>
    <w:rsid w:val="17902F8C"/>
    <w:rsid w:val="17922AA3"/>
    <w:rsid w:val="1798383E"/>
    <w:rsid w:val="17B426BB"/>
    <w:rsid w:val="17C6260D"/>
    <w:rsid w:val="17D1317F"/>
    <w:rsid w:val="17EA0A1A"/>
    <w:rsid w:val="17EA382E"/>
    <w:rsid w:val="18690582"/>
    <w:rsid w:val="18DE0036"/>
    <w:rsid w:val="19264CD9"/>
    <w:rsid w:val="19404D95"/>
    <w:rsid w:val="194F4FD8"/>
    <w:rsid w:val="19733C7D"/>
    <w:rsid w:val="19A3707C"/>
    <w:rsid w:val="19AE2460"/>
    <w:rsid w:val="19B92B51"/>
    <w:rsid w:val="1A294E03"/>
    <w:rsid w:val="1A2F0395"/>
    <w:rsid w:val="1A6F2381"/>
    <w:rsid w:val="1A907657"/>
    <w:rsid w:val="1BB9498B"/>
    <w:rsid w:val="1C0E5E0C"/>
    <w:rsid w:val="1C4675A3"/>
    <w:rsid w:val="1C625652"/>
    <w:rsid w:val="1CAE7E43"/>
    <w:rsid w:val="1CB549CA"/>
    <w:rsid w:val="1CF75A2E"/>
    <w:rsid w:val="1D831C82"/>
    <w:rsid w:val="1EBB01EF"/>
    <w:rsid w:val="1F255EBA"/>
    <w:rsid w:val="2037360A"/>
    <w:rsid w:val="20C34F05"/>
    <w:rsid w:val="20F91829"/>
    <w:rsid w:val="2180726D"/>
    <w:rsid w:val="22363781"/>
    <w:rsid w:val="22425367"/>
    <w:rsid w:val="22560C5B"/>
    <w:rsid w:val="228029FD"/>
    <w:rsid w:val="2306073B"/>
    <w:rsid w:val="23A23246"/>
    <w:rsid w:val="24315138"/>
    <w:rsid w:val="249C5849"/>
    <w:rsid w:val="24A80F4E"/>
    <w:rsid w:val="266C1F57"/>
    <w:rsid w:val="267860A1"/>
    <w:rsid w:val="26B7240F"/>
    <w:rsid w:val="27060E8A"/>
    <w:rsid w:val="276F6846"/>
    <w:rsid w:val="27B41099"/>
    <w:rsid w:val="28AA222B"/>
    <w:rsid w:val="28C641CC"/>
    <w:rsid w:val="29D63A80"/>
    <w:rsid w:val="2BCB4131"/>
    <w:rsid w:val="2BCE6231"/>
    <w:rsid w:val="2CC04950"/>
    <w:rsid w:val="2CDA6A85"/>
    <w:rsid w:val="2CEC5DB1"/>
    <w:rsid w:val="2D5B12AF"/>
    <w:rsid w:val="2DB57FBA"/>
    <w:rsid w:val="2E9E3B0E"/>
    <w:rsid w:val="2EAB2859"/>
    <w:rsid w:val="2EBC530A"/>
    <w:rsid w:val="2FC115D9"/>
    <w:rsid w:val="3099207E"/>
    <w:rsid w:val="30AE6414"/>
    <w:rsid w:val="30C02B5A"/>
    <w:rsid w:val="30C2686A"/>
    <w:rsid w:val="31B96006"/>
    <w:rsid w:val="31C60EFA"/>
    <w:rsid w:val="326F3B9E"/>
    <w:rsid w:val="32FB55A7"/>
    <w:rsid w:val="332358CB"/>
    <w:rsid w:val="3397425D"/>
    <w:rsid w:val="33CE6431"/>
    <w:rsid w:val="34593C63"/>
    <w:rsid w:val="347C2641"/>
    <w:rsid w:val="34EF0FC6"/>
    <w:rsid w:val="351130C8"/>
    <w:rsid w:val="351E12B9"/>
    <w:rsid w:val="35491289"/>
    <w:rsid w:val="359B77F2"/>
    <w:rsid w:val="359D360C"/>
    <w:rsid w:val="35FF5B0B"/>
    <w:rsid w:val="3658357D"/>
    <w:rsid w:val="369D5A2D"/>
    <w:rsid w:val="370A1EEF"/>
    <w:rsid w:val="37207553"/>
    <w:rsid w:val="3783227E"/>
    <w:rsid w:val="37843CB8"/>
    <w:rsid w:val="37DD56B1"/>
    <w:rsid w:val="3810256F"/>
    <w:rsid w:val="3823753D"/>
    <w:rsid w:val="3B464EC7"/>
    <w:rsid w:val="3B717039"/>
    <w:rsid w:val="3BBE6239"/>
    <w:rsid w:val="3CA93136"/>
    <w:rsid w:val="3CA9680A"/>
    <w:rsid w:val="3DBA5B2C"/>
    <w:rsid w:val="3DE368E7"/>
    <w:rsid w:val="3E56583E"/>
    <w:rsid w:val="3EA51073"/>
    <w:rsid w:val="3EE834F2"/>
    <w:rsid w:val="3FEC27DE"/>
    <w:rsid w:val="3FF4164D"/>
    <w:rsid w:val="401120BC"/>
    <w:rsid w:val="40267F92"/>
    <w:rsid w:val="40443056"/>
    <w:rsid w:val="4071641C"/>
    <w:rsid w:val="407670F4"/>
    <w:rsid w:val="40813AF9"/>
    <w:rsid w:val="40FC1F7C"/>
    <w:rsid w:val="4139202E"/>
    <w:rsid w:val="418338C9"/>
    <w:rsid w:val="4188580A"/>
    <w:rsid w:val="42831AA9"/>
    <w:rsid w:val="42A513F4"/>
    <w:rsid w:val="431A7B56"/>
    <w:rsid w:val="447E21CC"/>
    <w:rsid w:val="448F0800"/>
    <w:rsid w:val="44EB7BFF"/>
    <w:rsid w:val="44F758B0"/>
    <w:rsid w:val="454F66E4"/>
    <w:rsid w:val="461730B3"/>
    <w:rsid w:val="461D18B9"/>
    <w:rsid w:val="469E15C6"/>
    <w:rsid w:val="46DB13AA"/>
    <w:rsid w:val="47240FA3"/>
    <w:rsid w:val="474F7DEF"/>
    <w:rsid w:val="47570891"/>
    <w:rsid w:val="47967FCA"/>
    <w:rsid w:val="47AD0F98"/>
    <w:rsid w:val="47BB26F0"/>
    <w:rsid w:val="47E8640C"/>
    <w:rsid w:val="483E7E42"/>
    <w:rsid w:val="487322F0"/>
    <w:rsid w:val="48880D20"/>
    <w:rsid w:val="48C77E38"/>
    <w:rsid w:val="48D12A65"/>
    <w:rsid w:val="49BE714A"/>
    <w:rsid w:val="4A054A51"/>
    <w:rsid w:val="4AA523FB"/>
    <w:rsid w:val="4AE656FB"/>
    <w:rsid w:val="4AF354E8"/>
    <w:rsid w:val="4B153F9E"/>
    <w:rsid w:val="4B745366"/>
    <w:rsid w:val="4C300517"/>
    <w:rsid w:val="4D461C73"/>
    <w:rsid w:val="4D8D4EC1"/>
    <w:rsid w:val="4DB11B59"/>
    <w:rsid w:val="4DB274E4"/>
    <w:rsid w:val="4DC5347B"/>
    <w:rsid w:val="4DF904D4"/>
    <w:rsid w:val="4E115F7F"/>
    <w:rsid w:val="4EC1361E"/>
    <w:rsid w:val="4EC56BC8"/>
    <w:rsid w:val="4EEF00E8"/>
    <w:rsid w:val="4F2B1D13"/>
    <w:rsid w:val="4F5F4F08"/>
    <w:rsid w:val="501813A5"/>
    <w:rsid w:val="506D39BB"/>
    <w:rsid w:val="508D4412"/>
    <w:rsid w:val="50A849F3"/>
    <w:rsid w:val="50EA10A6"/>
    <w:rsid w:val="51384A65"/>
    <w:rsid w:val="51C13FBE"/>
    <w:rsid w:val="51D922DA"/>
    <w:rsid w:val="52036D19"/>
    <w:rsid w:val="522A0A0B"/>
    <w:rsid w:val="526606C2"/>
    <w:rsid w:val="52AC6B5C"/>
    <w:rsid w:val="52B85F1D"/>
    <w:rsid w:val="551B181C"/>
    <w:rsid w:val="55234462"/>
    <w:rsid w:val="556B1A48"/>
    <w:rsid w:val="55C00413"/>
    <w:rsid w:val="56123B2A"/>
    <w:rsid w:val="56AF6790"/>
    <w:rsid w:val="56EF2D3A"/>
    <w:rsid w:val="572A4D9A"/>
    <w:rsid w:val="573B12AB"/>
    <w:rsid w:val="578A2BAA"/>
    <w:rsid w:val="57995095"/>
    <w:rsid w:val="579958C8"/>
    <w:rsid w:val="57B42C9E"/>
    <w:rsid w:val="58D71434"/>
    <w:rsid w:val="58DC0194"/>
    <w:rsid w:val="59D00F8A"/>
    <w:rsid w:val="59D24F07"/>
    <w:rsid w:val="5A037DBB"/>
    <w:rsid w:val="5A3C1FE1"/>
    <w:rsid w:val="5A6574B1"/>
    <w:rsid w:val="5ABF3065"/>
    <w:rsid w:val="5AD26298"/>
    <w:rsid w:val="5BE84812"/>
    <w:rsid w:val="5CC3789D"/>
    <w:rsid w:val="5D1D4073"/>
    <w:rsid w:val="5D2C5EAD"/>
    <w:rsid w:val="5D8A7284"/>
    <w:rsid w:val="5DD07337"/>
    <w:rsid w:val="5E5F4B24"/>
    <w:rsid w:val="5E771B1B"/>
    <w:rsid w:val="5E8B28B2"/>
    <w:rsid w:val="5F0A20CD"/>
    <w:rsid w:val="5F470345"/>
    <w:rsid w:val="5F640061"/>
    <w:rsid w:val="601419A5"/>
    <w:rsid w:val="606F3D05"/>
    <w:rsid w:val="609E21E7"/>
    <w:rsid w:val="60FD5457"/>
    <w:rsid w:val="61A84853"/>
    <w:rsid w:val="61BE7E1A"/>
    <w:rsid w:val="61DA573A"/>
    <w:rsid w:val="62031171"/>
    <w:rsid w:val="625F5561"/>
    <w:rsid w:val="62711410"/>
    <w:rsid w:val="62AF1C11"/>
    <w:rsid w:val="636C00B8"/>
    <w:rsid w:val="639258C6"/>
    <w:rsid w:val="63F11F80"/>
    <w:rsid w:val="640E1594"/>
    <w:rsid w:val="6459289A"/>
    <w:rsid w:val="64972F3C"/>
    <w:rsid w:val="64A27747"/>
    <w:rsid w:val="65034421"/>
    <w:rsid w:val="651C69B5"/>
    <w:rsid w:val="65707468"/>
    <w:rsid w:val="65774DD3"/>
    <w:rsid w:val="66567DFB"/>
    <w:rsid w:val="668404B6"/>
    <w:rsid w:val="668B2876"/>
    <w:rsid w:val="66C9699A"/>
    <w:rsid w:val="67791343"/>
    <w:rsid w:val="67826813"/>
    <w:rsid w:val="67E73FF6"/>
    <w:rsid w:val="6817003C"/>
    <w:rsid w:val="68AC34CE"/>
    <w:rsid w:val="68B43ADD"/>
    <w:rsid w:val="68B830AE"/>
    <w:rsid w:val="68F04F40"/>
    <w:rsid w:val="69FC2E68"/>
    <w:rsid w:val="6A096D48"/>
    <w:rsid w:val="6A3D000C"/>
    <w:rsid w:val="6A71001F"/>
    <w:rsid w:val="6AD56570"/>
    <w:rsid w:val="6B421874"/>
    <w:rsid w:val="6C1B20C5"/>
    <w:rsid w:val="6C9E456C"/>
    <w:rsid w:val="6D437B25"/>
    <w:rsid w:val="6D4D4B78"/>
    <w:rsid w:val="6D5A358C"/>
    <w:rsid w:val="6D752CDC"/>
    <w:rsid w:val="6DDD7632"/>
    <w:rsid w:val="6E266042"/>
    <w:rsid w:val="6E7210DB"/>
    <w:rsid w:val="6E735335"/>
    <w:rsid w:val="6ED21161"/>
    <w:rsid w:val="6F1B3E4F"/>
    <w:rsid w:val="6F2734AB"/>
    <w:rsid w:val="6F2D15C4"/>
    <w:rsid w:val="6F7246F2"/>
    <w:rsid w:val="6FB77845"/>
    <w:rsid w:val="6FC36CFC"/>
    <w:rsid w:val="70432E26"/>
    <w:rsid w:val="706D6F06"/>
    <w:rsid w:val="70DF0C0B"/>
    <w:rsid w:val="70F42F39"/>
    <w:rsid w:val="71432150"/>
    <w:rsid w:val="717559FA"/>
    <w:rsid w:val="71765C45"/>
    <w:rsid w:val="72055B19"/>
    <w:rsid w:val="722A39FA"/>
    <w:rsid w:val="72A9136A"/>
    <w:rsid w:val="731129C9"/>
    <w:rsid w:val="73961724"/>
    <w:rsid w:val="747D1B6F"/>
    <w:rsid w:val="74A8440E"/>
    <w:rsid w:val="75060FDD"/>
    <w:rsid w:val="759527DF"/>
    <w:rsid w:val="75F419BD"/>
    <w:rsid w:val="76165EBF"/>
    <w:rsid w:val="76312C11"/>
    <w:rsid w:val="763456A5"/>
    <w:rsid w:val="76404C02"/>
    <w:rsid w:val="76544B51"/>
    <w:rsid w:val="7687725D"/>
    <w:rsid w:val="76EC2FDC"/>
    <w:rsid w:val="77FF365F"/>
    <w:rsid w:val="78650C7F"/>
    <w:rsid w:val="78B84905"/>
    <w:rsid w:val="790463BB"/>
    <w:rsid w:val="79B13F2F"/>
    <w:rsid w:val="7A1C5978"/>
    <w:rsid w:val="7B194643"/>
    <w:rsid w:val="7B327FC4"/>
    <w:rsid w:val="7B3D087F"/>
    <w:rsid w:val="7B580C40"/>
    <w:rsid w:val="7BF503F1"/>
    <w:rsid w:val="7CC965F2"/>
    <w:rsid w:val="7D0711A3"/>
    <w:rsid w:val="7D6F10D7"/>
    <w:rsid w:val="7DC40362"/>
    <w:rsid w:val="7E2E7A36"/>
    <w:rsid w:val="7E7E4E01"/>
    <w:rsid w:val="7F062438"/>
    <w:rsid w:val="7F2D5A34"/>
    <w:rsid w:val="7F6E5FB1"/>
    <w:rsid w:val="B31F35FD"/>
    <w:rsid w:val="F74B951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3"/>
    <w:next w:val="1"/>
    <w:qFormat/>
    <w:uiPriority w:val="0"/>
    <w:pPr>
      <w:keepNext/>
      <w:keepLines/>
      <w:tabs>
        <w:tab w:val="left" w:pos="1134"/>
      </w:tabs>
      <w:spacing w:before="120" w:after="40" w:line="360" w:lineRule="auto"/>
      <w:ind w:left="1134" w:hanging="1134"/>
      <w:outlineLvl w:val="2"/>
    </w:pPr>
    <w:rPr>
      <w:rFonts w:eastAsia="黑体"/>
      <w:b/>
      <w:sz w:val="28"/>
      <w:szCs w:val="28"/>
      <w:lang w:val="en-US" w:eastAsia="en-US" w:bidi="ar-SA"/>
    </w:rPr>
  </w:style>
  <w:style w:type="character" w:default="1" w:styleId="15">
    <w:name w:val="Default Paragraph Font"/>
    <w:uiPriority w:val="0"/>
  </w:style>
  <w:style w:type="table" w:default="1" w:styleId="14">
    <w:name w:val="Normal Table"/>
    <w:unhideWhenUsed/>
    <w:uiPriority w:val="99"/>
    <w:pPr>
      <w:keepNext w:val="0"/>
      <w:keepLines w:val="0"/>
      <w:widowControl/>
      <w:suppressLineNumbers w:val="0"/>
      <w:spacing w:before="0" w:beforeAutospacing="0" w:after="0" w:afterAutospacing="0"/>
      <w:ind w:left="0" w:right="0"/>
    </w:pPr>
    <w:rPr>
      <w:rFonts w:hint="eastAsia" w:ascii="Times New Roman" w:hAnsi="Times New Roman" w:cs="Times New Roman"/>
      <w:sz w:val="20"/>
      <w:szCs w:val="20"/>
    </w:rPr>
    <w:tblPr>
      <w:tblStyle w:val="14"/>
      <w:tblCellMar>
        <w:top w:w="0" w:type="dxa"/>
        <w:left w:w="108" w:type="dxa"/>
        <w:bottom w:w="0" w:type="dxa"/>
        <w:right w:w="108" w:type="dxa"/>
      </w:tblCellMar>
    </w:tblPr>
  </w:style>
  <w:style w:type="paragraph" w:styleId="3">
    <w:name w:val="Document Map"/>
    <w:basedOn w:val="1"/>
    <w:link w:val="17"/>
    <w:uiPriority w:val="0"/>
    <w:rPr>
      <w:rFonts w:ascii="宋体"/>
      <w:sz w:val="18"/>
      <w:szCs w:val="18"/>
    </w:rPr>
  </w:style>
  <w:style w:type="paragraph" w:styleId="4">
    <w:name w:val="annotation text"/>
    <w:basedOn w:val="1"/>
    <w:uiPriority w:val="0"/>
    <w:pPr>
      <w:jc w:val="left"/>
    </w:pPr>
  </w:style>
  <w:style w:type="paragraph" w:styleId="5">
    <w:name w:val="Body Text Indent"/>
    <w:basedOn w:val="1"/>
    <w:uiPriority w:val="0"/>
    <w:pPr>
      <w:spacing w:after="120" w:afterLines="0"/>
      <w:ind w:left="420" w:leftChars="200"/>
    </w:pPr>
  </w:style>
  <w:style w:type="paragraph" w:styleId="6">
    <w:name w:val="Plain Text"/>
    <w:basedOn w:val="1"/>
    <w:link w:val="18"/>
    <w:qFormat/>
    <w:uiPriority w:val="0"/>
    <w:rPr>
      <w:rFonts w:ascii="宋体" w:hAnsi="Courier New"/>
      <w:szCs w:val="20"/>
    </w:rPr>
  </w:style>
  <w:style w:type="paragraph" w:styleId="7">
    <w:name w:val="toc 8"/>
    <w:basedOn w:val="1"/>
    <w:next w:val="1"/>
    <w:uiPriority w:val="0"/>
    <w:pPr>
      <w:ind w:left="2940" w:leftChars="1400"/>
    </w:pPr>
    <w:rPr>
      <w:rFonts w:ascii="Calibri" w:hAnsi="Calibri"/>
      <w:szCs w:val="22"/>
    </w:rPr>
  </w:style>
  <w:style w:type="paragraph" w:styleId="8">
    <w:name w:val="Balloon Text"/>
    <w:basedOn w:val="1"/>
    <w:uiPriority w:val="0"/>
    <w:rPr>
      <w:sz w:val="18"/>
      <w:szCs w:val="18"/>
    </w:rPr>
  </w:style>
  <w:style w:type="paragraph" w:styleId="9">
    <w:name w:val="footer"/>
    <w:basedOn w:val="1"/>
    <w:uiPriority w:val="0"/>
    <w:pPr>
      <w:tabs>
        <w:tab w:val="center" w:pos="4153"/>
        <w:tab w:val="right" w:pos="8306"/>
      </w:tabs>
      <w:snapToGrid w:val="0"/>
      <w:ind w:right="210" w:rightChars="100"/>
      <w:jc w:val="right"/>
    </w:pPr>
    <w:rPr>
      <w:sz w:val="18"/>
      <w:szCs w:val="18"/>
    </w:rPr>
  </w:style>
  <w:style w:type="paragraph" w:styleId="10">
    <w:name w:val="header"/>
    <w:basedOn w:val="1"/>
    <w:link w:val="19"/>
    <w:uiPriority w:val="99"/>
    <w:pPr>
      <w:pBdr>
        <w:bottom w:val="single" w:color="auto" w:sz="6" w:space="1"/>
      </w:pBdr>
      <w:tabs>
        <w:tab w:val="center" w:pos="4153"/>
        <w:tab w:val="right" w:pos="8306"/>
      </w:tabs>
      <w:snapToGrid w:val="0"/>
      <w:jc w:val="center"/>
    </w:pPr>
    <w:rPr>
      <w:sz w:val="18"/>
    </w:rPr>
  </w:style>
  <w:style w:type="paragraph" w:styleId="11">
    <w:name w:val="Normal (Web)"/>
    <w:basedOn w:val="1"/>
    <w:qFormat/>
    <w:uiPriority w:val="0"/>
    <w:rPr>
      <w:sz w:val="24"/>
    </w:rPr>
  </w:style>
  <w:style w:type="paragraph" w:styleId="12">
    <w:name w:val="Title"/>
    <w:basedOn w:val="1"/>
    <w:qFormat/>
    <w:uiPriority w:val="0"/>
    <w:pPr>
      <w:spacing w:before="240" w:beforeLines="0" w:after="60" w:afterLines="0"/>
      <w:jc w:val="center"/>
      <w:outlineLvl w:val="0"/>
    </w:pPr>
    <w:rPr>
      <w:rFonts w:ascii="Arial" w:hAnsi="Arial" w:cs="Arial"/>
      <w:b/>
      <w:bCs/>
      <w:sz w:val="32"/>
      <w:szCs w:val="32"/>
    </w:rPr>
  </w:style>
  <w:style w:type="paragraph" w:styleId="13">
    <w:name w:val="Body Text First Indent 2"/>
    <w:basedOn w:val="5"/>
    <w:uiPriority w:val="0"/>
    <w:pPr>
      <w:spacing w:line="360" w:lineRule="auto"/>
      <w:ind w:left="200" w:firstLine="200" w:firstLineChars="200"/>
    </w:pPr>
    <w:rPr>
      <w:szCs w:val="20"/>
    </w:rPr>
  </w:style>
  <w:style w:type="character" w:styleId="16">
    <w:name w:val="page number"/>
    <w:uiPriority w:val="0"/>
    <w:rPr>
      <w:rFonts w:ascii="Times New Roman" w:hAnsi="Times New Roman" w:eastAsia="宋体"/>
      <w:sz w:val="18"/>
    </w:rPr>
  </w:style>
  <w:style w:type="character" w:customStyle="1" w:styleId="17">
    <w:name w:val="文档结构图 Char"/>
    <w:link w:val="3"/>
    <w:uiPriority w:val="0"/>
    <w:rPr>
      <w:rFonts w:ascii="宋体"/>
      <w:kern w:val="2"/>
      <w:sz w:val="18"/>
      <w:szCs w:val="18"/>
    </w:rPr>
  </w:style>
  <w:style w:type="character" w:customStyle="1" w:styleId="18">
    <w:name w:val="纯文本 Char1"/>
    <w:link w:val="6"/>
    <w:uiPriority w:val="0"/>
    <w:rPr>
      <w:rFonts w:ascii="宋体" w:hAnsi="Courier New"/>
      <w:kern w:val="2"/>
      <w:sz w:val="21"/>
    </w:rPr>
  </w:style>
  <w:style w:type="character" w:customStyle="1" w:styleId="19">
    <w:name w:val="页眉 Char"/>
    <w:link w:val="10"/>
    <w:uiPriority w:val="99"/>
    <w:rPr>
      <w:kern w:val="2"/>
      <w:sz w:val="18"/>
      <w:szCs w:val="24"/>
    </w:rPr>
  </w:style>
  <w:style w:type="character" w:customStyle="1" w:styleId="20">
    <w:name w:val="二级条标题 Char"/>
    <w:link w:val="21"/>
    <w:uiPriority w:val="0"/>
    <w:rPr>
      <w:rFonts w:ascii="黑体" w:eastAsia="黑体"/>
      <w:sz w:val="21"/>
    </w:rPr>
  </w:style>
  <w:style w:type="paragraph" w:customStyle="1" w:styleId="21">
    <w:name w:val="二级条标题"/>
    <w:basedOn w:val="22"/>
    <w:next w:val="1"/>
    <w:link w:val="20"/>
    <w:qFormat/>
    <w:uiPriority w:val="0"/>
    <w:pPr>
      <w:numPr>
        <w:ilvl w:val="0"/>
        <w:numId w:val="0"/>
      </w:numPr>
      <w:tabs>
        <w:tab w:val="left" w:pos="1931"/>
      </w:tabs>
      <w:ind w:left="1559" w:hanging="708"/>
      <w:outlineLvl w:val="3"/>
    </w:pPr>
  </w:style>
  <w:style w:type="paragraph" w:customStyle="1" w:styleId="22">
    <w:name w:val="一级条标题"/>
    <w:basedOn w:val="23"/>
    <w:next w:val="1"/>
    <w:uiPriority w:val="0"/>
    <w:pPr>
      <w:tabs>
        <w:tab w:val="left" w:pos="567"/>
      </w:tabs>
      <w:spacing w:before="0" w:beforeLines="0" w:after="0" w:afterLines="0"/>
      <w:ind w:left="567" w:hanging="567"/>
      <w:outlineLvl w:val="2"/>
    </w:pPr>
  </w:style>
  <w:style w:type="paragraph" w:customStyle="1" w:styleId="23">
    <w:name w:val="章标题"/>
    <w:next w:val="24"/>
    <w:uiPriority w:val="0"/>
    <w:pPr>
      <w:spacing w:before="156" w:beforeLines="50" w:after="156" w:afterLines="50"/>
      <w:jc w:val="both"/>
      <w:outlineLvl w:val="1"/>
    </w:pPr>
    <w:rPr>
      <w:rFonts w:ascii="黑体" w:eastAsia="黑体"/>
      <w:sz w:val="21"/>
      <w:lang w:val="en-US" w:eastAsia="zh-CN" w:bidi="ar-SA"/>
    </w:rPr>
  </w:style>
  <w:style w:type="paragraph" w:customStyle="1" w:styleId="24">
    <w:name w:val="段"/>
    <w:link w:val="25"/>
    <w:qFormat/>
    <w:uiPriority w:val="0"/>
    <w:pPr>
      <w:autoSpaceDE w:val="0"/>
      <w:autoSpaceDN w:val="0"/>
      <w:ind w:firstLine="200" w:firstLineChars="200"/>
      <w:jc w:val="both"/>
    </w:pPr>
    <w:rPr>
      <w:rFonts w:ascii="宋体"/>
      <w:sz w:val="21"/>
      <w:lang w:val="en-US" w:eastAsia="zh-CN" w:bidi="ar-SA"/>
    </w:rPr>
  </w:style>
  <w:style w:type="character" w:customStyle="1" w:styleId="25">
    <w:name w:val="段 Char"/>
    <w:link w:val="24"/>
    <w:qFormat/>
    <w:uiPriority w:val="0"/>
    <w:rPr>
      <w:rFonts w:ascii="宋体"/>
      <w:sz w:val="21"/>
      <w:lang w:val="en-US" w:eastAsia="zh-CN" w:bidi="ar-SA"/>
    </w:rPr>
  </w:style>
  <w:style w:type="character" w:customStyle="1" w:styleId="26">
    <w:name w:val="纯文本 Char"/>
    <w:uiPriority w:val="0"/>
    <w:rPr>
      <w:rFonts w:ascii="宋体" w:hAnsi="Courier New"/>
      <w:kern w:val="2"/>
      <w:sz w:val="21"/>
    </w:rPr>
  </w:style>
  <w:style w:type="character" w:customStyle="1" w:styleId="27">
    <w:name w:val="发布"/>
    <w:uiPriority w:val="0"/>
    <w:rPr>
      <w:rFonts w:ascii="黑体" w:eastAsia="黑体"/>
      <w:spacing w:val="22"/>
      <w:w w:val="100"/>
      <w:position w:val="3"/>
      <w:sz w:val="28"/>
    </w:rPr>
  </w:style>
  <w:style w:type="character" w:customStyle="1" w:styleId="28">
    <w:name w:val="MTEquationSection"/>
    <w:uiPriority w:val="0"/>
    <w:rPr>
      <w:color w:val="FF0000"/>
    </w:rPr>
  </w:style>
  <w:style w:type="character" w:customStyle="1" w:styleId="29">
    <w:name w:val="TDS标准1 Char Char"/>
    <w:link w:val="30"/>
    <w:uiPriority w:val="0"/>
    <w:rPr>
      <w:rFonts w:ascii="黑体" w:eastAsia="黑体"/>
      <w:sz w:val="21"/>
    </w:rPr>
  </w:style>
  <w:style w:type="paragraph" w:customStyle="1" w:styleId="30">
    <w:name w:val="TDS标准1"/>
    <w:basedOn w:val="1"/>
    <w:next w:val="31"/>
    <w:link w:val="29"/>
    <w:uiPriority w:val="0"/>
    <w:pPr>
      <w:widowControl/>
      <w:tabs>
        <w:tab w:val="left" w:pos="227"/>
        <w:tab w:val="left" w:pos="1239"/>
      </w:tabs>
      <w:spacing w:before="156" w:beforeLines="50" w:after="156" w:afterLines="50"/>
      <w:ind w:left="1239" w:hanging="1134"/>
      <w:outlineLvl w:val="1"/>
    </w:pPr>
    <w:rPr>
      <w:rFonts w:ascii="黑体" w:eastAsia="黑体"/>
      <w:kern w:val="0"/>
      <w:szCs w:val="20"/>
    </w:rPr>
  </w:style>
  <w:style w:type="paragraph" w:customStyle="1" w:styleId="31">
    <w:name w:val="TDS标准1.1"/>
    <w:basedOn w:val="30"/>
    <w:uiPriority w:val="0"/>
    <w:pPr>
      <w:tabs>
        <w:tab w:val="left" w:pos="993"/>
        <w:tab w:val="clear" w:pos="227"/>
      </w:tabs>
      <w:ind w:left="1134"/>
    </w:pPr>
  </w:style>
  <w:style w:type="character" w:customStyle="1" w:styleId="32">
    <w:name w:val="样式 TDS标准1.1 + 段前: 0.5 行 段后: 0.5 行2 Char Char"/>
    <w:link w:val="33"/>
    <w:uiPriority w:val="0"/>
    <w:rPr>
      <w:rFonts w:ascii="黑体" w:eastAsia="黑体"/>
      <w:sz w:val="24"/>
    </w:rPr>
  </w:style>
  <w:style w:type="paragraph" w:customStyle="1" w:styleId="33">
    <w:name w:val="样式 TDS标准1.1 + 段前: 0.5 行 段后: 0.5 行2"/>
    <w:basedOn w:val="1"/>
    <w:link w:val="32"/>
    <w:uiPriority w:val="0"/>
    <w:pPr>
      <w:widowControl/>
      <w:tabs>
        <w:tab w:val="left" w:pos="567"/>
        <w:tab w:val="left" w:pos="1134"/>
      </w:tabs>
      <w:spacing w:before="120" w:after="120"/>
      <w:ind w:left="1134" w:hanging="1134"/>
      <w:outlineLvl w:val="1"/>
    </w:pPr>
    <w:rPr>
      <w:rFonts w:ascii="黑体" w:eastAsia="黑体"/>
      <w:kern w:val="0"/>
      <w:sz w:val="24"/>
      <w:szCs w:val="20"/>
    </w:rPr>
  </w:style>
  <w:style w:type="character" w:customStyle="1" w:styleId="34">
    <w:name w:val="TDS标准正文 Char Char"/>
    <w:link w:val="35"/>
    <w:uiPriority w:val="0"/>
    <w:rPr>
      <w:rFonts w:ascii="宋体" w:eastAsia="宋体"/>
      <w:sz w:val="21"/>
      <w:lang w:val="en-US" w:eastAsia="zh-CN" w:bidi="ar-SA"/>
    </w:rPr>
  </w:style>
  <w:style w:type="paragraph" w:customStyle="1" w:styleId="35">
    <w:name w:val="TDS标准正文"/>
    <w:basedOn w:val="1"/>
    <w:link w:val="34"/>
    <w:uiPriority w:val="0"/>
    <w:pPr>
      <w:widowControl/>
      <w:autoSpaceDE w:val="0"/>
      <w:autoSpaceDN w:val="0"/>
      <w:ind w:firstLine="420" w:firstLineChars="200"/>
    </w:pPr>
    <w:rPr>
      <w:rFonts w:ascii="宋体"/>
      <w:kern w:val="0"/>
      <w:szCs w:val="20"/>
    </w:rPr>
  </w:style>
  <w:style w:type="paragraph" w:customStyle="1" w:styleId="36">
    <w:name w:val="封面一致性程度标识"/>
    <w:uiPriority w:val="0"/>
    <w:pPr>
      <w:spacing w:before="440" w:line="400" w:lineRule="exact"/>
      <w:jc w:val="center"/>
    </w:pPr>
    <w:rPr>
      <w:rFonts w:ascii="宋体"/>
      <w:sz w:val="28"/>
      <w:lang w:val="en-US" w:eastAsia="zh-CN" w:bidi="ar-SA"/>
    </w:rPr>
  </w:style>
  <w:style w:type="paragraph" w:customStyle="1" w:styleId="37">
    <w:name w:val="封面正文"/>
    <w:uiPriority w:val="0"/>
    <w:pPr>
      <w:jc w:val="both"/>
    </w:pPr>
    <w:rPr>
      <w:lang w:val="en-US" w:eastAsia="zh-CN" w:bidi="ar-SA"/>
    </w:rPr>
  </w:style>
  <w:style w:type="paragraph" w:customStyle="1" w:styleId="38">
    <w:name w:val="目次、标准名称标题"/>
    <w:basedOn w:val="1"/>
    <w:next w:val="24"/>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39">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40">
    <w:name w:val="标准标志"/>
    <w:next w:val="1"/>
    <w:uiPriority w:val="0"/>
    <w:pPr>
      <w:shd w:val="solid" w:color="FFFFFF" w:fill="FFFFFF"/>
      <w:spacing w:line="0" w:lineRule="atLeast"/>
      <w:jc w:val="right"/>
    </w:pPr>
    <w:rPr>
      <w:b/>
      <w:w w:val="130"/>
      <w:sz w:val="96"/>
      <w:lang w:val="en-US" w:eastAsia="zh-CN" w:bidi="ar-SA"/>
    </w:rPr>
  </w:style>
  <w:style w:type="paragraph" w:customStyle="1" w:styleId="41">
    <w:name w:val="其他发布部门"/>
    <w:basedOn w:val="1"/>
    <w:uiPriority w:val="0"/>
    <w:pPr>
      <w:widowControl/>
      <w:spacing w:line="0" w:lineRule="atLeast"/>
      <w:jc w:val="center"/>
    </w:pPr>
    <w:rPr>
      <w:rFonts w:ascii="黑体" w:eastAsia="黑体"/>
      <w:spacing w:val="20"/>
      <w:w w:val="135"/>
      <w:kern w:val="0"/>
      <w:sz w:val="36"/>
      <w:szCs w:val="20"/>
    </w:rPr>
  </w:style>
  <w:style w:type="paragraph" w:customStyle="1" w:styleId="42">
    <w:name w:val="实施日期"/>
    <w:basedOn w:val="43"/>
    <w:uiPriority w:val="0"/>
    <w:pPr>
      <w:jc w:val="right"/>
    </w:pPr>
  </w:style>
  <w:style w:type="paragraph" w:customStyle="1" w:styleId="43">
    <w:name w:val="发布日期"/>
    <w:uiPriority w:val="0"/>
    <w:rPr>
      <w:rFonts w:eastAsia="黑体"/>
      <w:sz w:val="28"/>
      <w:lang w:val="en-US" w:eastAsia="zh-CN" w:bidi="ar-SA"/>
    </w:rPr>
  </w:style>
  <w:style w:type="paragraph" w:customStyle="1" w:styleId="44">
    <w:name w:val="样式 TDS标准1.1.1 + 宋体 段前: 0.5 行 段后: 0.5 行1"/>
    <w:basedOn w:val="1"/>
    <w:uiPriority w:val="0"/>
    <w:pPr>
      <w:widowControl/>
      <w:tabs>
        <w:tab w:val="left" w:pos="567"/>
      </w:tabs>
      <w:spacing w:before="120" w:after="120"/>
      <w:ind w:left="1134" w:hanging="1134"/>
      <w:outlineLvl w:val="1"/>
    </w:pPr>
    <w:rPr>
      <w:rFonts w:ascii="宋体" w:hAnsi="宋体"/>
      <w:szCs w:val="20"/>
    </w:rPr>
  </w:style>
  <w:style w:type="paragraph" w:customStyle="1" w:styleId="45">
    <w:name w:val="字母编号列项（一级）"/>
    <w:uiPriority w:val="0"/>
    <w:pPr>
      <w:ind w:left="840" w:leftChars="200" w:hanging="420" w:hangingChars="200"/>
      <w:jc w:val="both"/>
    </w:pPr>
    <w:rPr>
      <w:rFonts w:ascii="宋体"/>
      <w:sz w:val="21"/>
      <w:lang w:val="en-US" w:eastAsia="zh-CN" w:bidi="ar-SA"/>
    </w:rPr>
  </w:style>
  <w:style w:type="paragraph" w:customStyle="1" w:styleId="46">
    <w:name w:val="标准书眉_偶数页"/>
    <w:basedOn w:val="47"/>
    <w:next w:val="1"/>
    <w:uiPriority w:val="0"/>
    <w:pPr>
      <w:tabs>
        <w:tab w:val="center" w:pos="4154"/>
        <w:tab w:val="right" w:pos="8306"/>
      </w:tabs>
      <w:jc w:val="left"/>
    </w:pPr>
  </w:style>
  <w:style w:type="paragraph" w:customStyle="1" w:styleId="47">
    <w:name w:val="标准书眉_奇数页"/>
    <w:next w:val="1"/>
    <w:uiPriority w:val="0"/>
    <w:pPr>
      <w:tabs>
        <w:tab w:val="center" w:pos="4154"/>
        <w:tab w:val="right" w:pos="8306"/>
      </w:tabs>
      <w:spacing w:after="120"/>
      <w:jc w:val="right"/>
    </w:pPr>
    <w:rPr>
      <w:sz w:val="21"/>
      <w:lang w:val="en-US" w:eastAsia="zh-CN" w:bidi="ar-SA"/>
    </w:rPr>
  </w:style>
  <w:style w:type="paragraph" w:customStyle="1" w:styleId="48">
    <w:name w:val="正文1"/>
    <w:basedOn w:val="1"/>
    <w:uiPriority w:val="0"/>
    <w:pPr>
      <w:spacing w:line="360" w:lineRule="auto"/>
      <w:ind w:firstLine="482"/>
    </w:pPr>
    <w:rPr>
      <w:rFonts w:ascii="宋体" w:cs="宋体"/>
      <w:szCs w:val="20"/>
      <w:lang w:val="en-GB"/>
    </w:rPr>
  </w:style>
  <w:style w:type="paragraph" w:customStyle="1" w:styleId="49">
    <w:name w:val="前言、引言标题"/>
    <w:next w:val="1"/>
    <w:uiPriority w:val="0"/>
    <w:pPr>
      <w:shd w:val="clear" w:color="FFFFFF" w:fill="FFFFFF"/>
      <w:spacing w:before="640" w:after="560"/>
      <w:jc w:val="center"/>
      <w:outlineLvl w:val="0"/>
    </w:pPr>
    <w:rPr>
      <w:rFonts w:ascii="黑体" w:eastAsia="黑体"/>
      <w:sz w:val="32"/>
      <w:lang w:val="en-US" w:eastAsia="zh-CN" w:bidi="ar-SA"/>
    </w:rPr>
  </w:style>
  <w:style w:type="paragraph" w:customStyle="1" w:styleId="50">
    <w:name w:val=" Char Char Char Char Char Char"/>
    <w:basedOn w:val="1"/>
    <w:uiPriority w:val="0"/>
    <w:pPr>
      <w:widowControl/>
      <w:spacing w:after="160" w:afterLines="0" w:line="240" w:lineRule="exact"/>
      <w:jc w:val="left"/>
    </w:pPr>
  </w:style>
  <w:style w:type="paragraph" w:customStyle="1" w:styleId="51">
    <w:name w:val="图表脚注"/>
    <w:next w:val="1"/>
    <w:uiPriority w:val="0"/>
    <w:pPr>
      <w:ind w:left="300" w:leftChars="200" w:hanging="100" w:hangingChars="100"/>
      <w:jc w:val="both"/>
    </w:pPr>
    <w:rPr>
      <w:rFonts w:ascii="宋体"/>
      <w:sz w:val="18"/>
      <w:lang w:val="en-US" w:eastAsia="zh-CN" w:bidi="ar-SA"/>
    </w:rPr>
  </w:style>
  <w:style w:type="paragraph" w:customStyle="1" w:styleId="52">
    <w:name w:val="标准书眉一"/>
    <w:uiPriority w:val="0"/>
    <w:pPr>
      <w:jc w:val="both"/>
    </w:pPr>
    <w:rPr>
      <w:lang w:val="en-US" w:eastAsia="zh-CN" w:bidi="ar-SA"/>
    </w:rPr>
  </w:style>
  <w:style w:type="paragraph" w:customStyle="1" w:styleId="53">
    <w:name w:val="标准书脚_偶数页"/>
    <w:uiPriority w:val="0"/>
    <w:pPr>
      <w:spacing w:before="120"/>
    </w:pPr>
    <w:rPr>
      <w:sz w:val="18"/>
      <w:lang w:val="en-US" w:eastAsia="zh-CN" w:bidi="ar-SA"/>
    </w:rPr>
  </w:style>
  <w:style w:type="paragraph" w:customStyle="1" w:styleId="54">
    <w:name w:val="其他标准称谓"/>
    <w:uiPriority w:val="0"/>
    <w:pPr>
      <w:spacing w:line="0" w:lineRule="atLeast"/>
      <w:jc w:val="distribute"/>
    </w:pPr>
    <w:rPr>
      <w:rFonts w:ascii="黑体" w:hAnsi="宋体" w:eastAsia="黑体"/>
      <w:sz w:val="52"/>
      <w:lang w:val="en-US" w:eastAsia="zh-CN" w:bidi="ar-SA"/>
    </w:rPr>
  </w:style>
  <w:style w:type="paragraph" w:customStyle="1" w:styleId="55">
    <w:name w:val="标准正文1"/>
    <w:basedOn w:val="1"/>
    <w:uiPriority w:val="0"/>
    <w:pPr>
      <w:widowControl/>
      <w:autoSpaceDE w:val="0"/>
      <w:autoSpaceDN w:val="0"/>
      <w:adjustRightInd w:val="0"/>
      <w:snapToGrid w:val="0"/>
      <w:ind w:firstLine="480"/>
      <w:jc w:val="left"/>
    </w:pPr>
    <w:rPr>
      <w:kern w:val="0"/>
      <w:sz w:val="24"/>
      <w:szCs w:val="20"/>
    </w:rPr>
  </w:style>
  <w:style w:type="paragraph" w:customStyle="1" w:styleId="56">
    <w:name w:val="封面标准英文名称"/>
    <w:uiPriority w:val="0"/>
    <w:pPr>
      <w:widowControl w:val="0"/>
      <w:spacing w:before="370" w:line="400" w:lineRule="exact"/>
      <w:jc w:val="center"/>
    </w:pPr>
    <w:rPr>
      <w:sz w:val="28"/>
      <w:lang w:val="en-US" w:eastAsia="zh-CN" w:bidi="ar-SA"/>
    </w:rPr>
  </w:style>
  <w:style w:type="paragraph" w:customStyle="1" w:styleId="57">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58">
    <w:name w:val="标准书脚_奇数页"/>
    <w:uiPriority w:val="0"/>
    <w:pPr>
      <w:spacing w:before="120"/>
      <w:jc w:val="right"/>
    </w:pPr>
    <w:rPr>
      <w:sz w:val="18"/>
      <w:lang w:val="en-US" w:eastAsia="zh-CN" w:bidi="ar-SA"/>
    </w:rPr>
  </w:style>
  <w:style w:type="paragraph" w:styleId="59">
    <w:name w:val="List Paragraph"/>
    <w:basedOn w:val="1"/>
    <w:qFormat/>
    <w:uiPriority w:val="0"/>
    <w:pPr>
      <w:ind w:firstLine="420" w:firstLineChars="200"/>
    </w:pPr>
    <w:rPr>
      <w:rFonts w:ascii="Calibri" w:hAnsi="Calibri"/>
      <w:szCs w:val="22"/>
    </w:rPr>
  </w:style>
  <w:style w:type="character" w:customStyle="1" w:styleId="60">
    <w:name w:val="纯文本 Char2"/>
    <w:uiPriority w:val="0"/>
    <w:rPr>
      <w:rFonts w:ascii="宋体" w:hAnsi="Courier New"/>
      <w:kern w:val="2"/>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3.wmf"/><Relationship Id="rId22" Type="http://schemas.openxmlformats.org/officeDocument/2006/relationships/oleObject" Target="embeddings/oleObject3.bin"/><Relationship Id="rId21" Type="http://schemas.openxmlformats.org/officeDocument/2006/relationships/image" Target="media/image2.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wmf"/><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www.ftpdown.com</Company>
  <Pages>11</Pages>
  <Words>5084</Words>
  <Characters>6789</Characters>
  <Lines>60</Lines>
  <Paragraphs>16</Paragraphs>
  <TotalTime>9</TotalTime>
  <ScaleCrop>false</ScaleCrop>
  <LinksUpToDate>false</LinksUpToDate>
  <CharactersWithSpaces>7402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2013-09-12T06:39:00Z</dcterms:created>
  <dc:creator>FtpDown</dc:creator>
  <cp:lastModifiedBy>做一做</cp:lastModifiedBy>
  <cp:lastPrinted>2013-09-13T00:37:00Z</cp:lastPrinted>
  <dcterms:modified xsi:type="dcterms:W3CDTF">2026-04-28T06:16:17Z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B1ABF1194F374B2BB9CF9D7D2EAA2510_13</vt:lpwstr>
  </property>
  <property fmtid="{D5CDD505-2E9C-101B-9397-08002B2CF9AE}" pid="4" name="KSOTemplateDocerSaveRecord">
    <vt:lpwstr>eyJoZGlkIjoiYzFkMzhjOTgxYmEyNDliM2E1NjZmNjU0NDg4NWJkYjAiLCJ1c2VySWQiOiI4MTExNjYzOTAifQ==</vt:lpwstr>
  </property>
</Properties>
</file>